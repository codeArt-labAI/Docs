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0EF97" w14:textId="77777777" w:rsidR="00E94EF4" w:rsidRPr="00F55FB3" w:rsidRDefault="002C474B" w:rsidP="0024603F">
      <w:pPr>
        <w:pStyle w:val="03Text"/>
        <w:sectPr w:rsidR="00E94EF4" w:rsidRPr="00F55FB3" w:rsidSect="00757EC2">
          <w:footerReference w:type="default" r:id="rId11"/>
          <w:headerReference w:type="first" r:id="rId12"/>
          <w:footerReference w:type="first" r:id="rId13"/>
          <w:pgSz w:w="11906" w:h="16838"/>
          <w:pgMar w:top="1440" w:right="1440" w:bottom="1440" w:left="1440" w:header="708" w:footer="397" w:gutter="0"/>
          <w:cols w:space="708"/>
          <w:titlePg/>
          <w:docGrid w:linePitch="360"/>
        </w:sectPr>
      </w:pPr>
      <w:bookmarkStart w:id="0" w:name="_Hlk220673241"/>
      <w:bookmarkStart w:id="1" w:name="_Toc98840101"/>
      <w:bookmarkStart w:id="2" w:name="_Toc98840225"/>
      <w:bookmarkStart w:id="3" w:name="_Toc98840278"/>
      <w:bookmarkStart w:id="4" w:name="_Toc98840337"/>
      <w:bookmarkStart w:id="5" w:name="_Toc6233963"/>
      <w:bookmarkEnd w:id="0"/>
      <w:r w:rsidRPr="00F55FB3">
        <w:rPr>
          <w:noProof/>
        </w:rPr>
        <mc:AlternateContent>
          <mc:Choice Requires="wps">
            <w:drawing>
              <wp:anchor distT="45720" distB="45720" distL="114300" distR="114300" simplePos="0" relativeHeight="251658240" behindDoc="0" locked="0" layoutInCell="1" allowOverlap="1" wp14:anchorId="60FD0BCB" wp14:editId="36FC6F84">
                <wp:simplePos x="0" y="0"/>
                <wp:positionH relativeFrom="column">
                  <wp:posOffset>-129540</wp:posOffset>
                </wp:positionH>
                <wp:positionV relativeFrom="paragraph">
                  <wp:posOffset>346</wp:posOffset>
                </wp:positionV>
                <wp:extent cx="4486275" cy="33242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6275" cy="3324225"/>
                        </a:xfrm>
                        <a:prstGeom prst="rect">
                          <a:avLst/>
                        </a:prstGeom>
                        <a:noFill/>
                        <a:ln w="9525">
                          <a:noFill/>
                          <a:miter lim="800000"/>
                          <a:headEnd/>
                          <a:tailEnd/>
                        </a:ln>
                      </wps:spPr>
                      <wps:txbx>
                        <w:txbxContent>
                          <w:p w14:paraId="360E3D85" w14:textId="6652364E" w:rsidR="002C474B" w:rsidRPr="00B04FA4" w:rsidRDefault="00466BD9" w:rsidP="002C474B">
                            <w:pPr>
                              <w:pStyle w:val="NormalWeb"/>
                              <w:spacing w:before="120" w:beforeAutospacing="0" w:after="120" w:afterAutospacing="0"/>
                              <w:rPr>
                                <w:color w:val="FFFFFF" w:themeColor="background1"/>
                              </w:rPr>
                            </w:pPr>
                            <w:r>
                              <w:rPr>
                                <w:rFonts w:ascii="Arial" w:eastAsia="Source Sans Pro Light" w:hAnsi="Arial" w:cs="+mn-cs"/>
                                <w:b/>
                                <w:bCs/>
                                <w:color w:val="FFFFFF" w:themeColor="background1"/>
                                <w:kern w:val="24"/>
                                <w:sz w:val="28"/>
                                <w:szCs w:val="28"/>
                              </w:rPr>
                              <w:t>Project Apollo</w:t>
                            </w:r>
                          </w:p>
                          <w:p w14:paraId="5B5AE684" w14:textId="3DDFAA14" w:rsidR="002C474B" w:rsidRPr="00B04FA4" w:rsidRDefault="00D47E7F" w:rsidP="002C474B">
                            <w:pPr>
                              <w:pStyle w:val="NormalWeb"/>
                              <w:spacing w:before="120" w:beforeAutospacing="0" w:after="120" w:afterAutospacing="0"/>
                              <w:rPr>
                                <w:color w:val="FFFFFF" w:themeColor="background1"/>
                              </w:rPr>
                            </w:pPr>
                            <w:r>
                              <w:rPr>
                                <w:rFonts w:ascii="Arial" w:eastAsia="Roboto Black" w:hAnsi="Arial" w:cs="+mn-cs"/>
                                <w:b/>
                                <w:bCs/>
                                <w:color w:val="FFFFFF" w:themeColor="background1"/>
                                <w:kern w:val="24"/>
                                <w:sz w:val="80"/>
                                <w:szCs w:val="80"/>
                              </w:rPr>
                              <w:t>Integration Strategy</w:t>
                            </w:r>
                          </w:p>
                          <w:p w14:paraId="494A2F91" w14:textId="77777777" w:rsidR="002C474B" w:rsidRPr="00B04FA4" w:rsidRDefault="002C474B">
                            <w:pPr>
                              <w:rPr>
                                <w:color w:val="FFFFFF" w:themeColor="background1"/>
                              </w:rPr>
                            </w:pPr>
                          </w:p>
                          <w:p w14:paraId="3E0FB0CE" w14:textId="32AE42D5" w:rsidR="002C474B" w:rsidRPr="00B04FA4" w:rsidRDefault="00A0148A" w:rsidP="002C474B">
                            <w:pPr>
                              <w:pStyle w:val="NormalWeb"/>
                              <w:spacing w:before="0" w:beforeAutospacing="0" w:after="0" w:afterAutospacing="0" w:line="312" w:lineRule="auto"/>
                              <w:rPr>
                                <w:color w:val="FFFFFF" w:themeColor="background1"/>
                              </w:rPr>
                            </w:pPr>
                            <w:r>
                              <w:rPr>
                                <w:rFonts w:ascii="Arial" w:eastAsia="Source Sans Pro Light" w:hAnsi="Arial" w:cs="+mn-cs"/>
                                <w:color w:val="FFFFFF" w:themeColor="background1"/>
                                <w:kern w:val="24"/>
                                <w:sz w:val="28"/>
                                <w:szCs w:val="28"/>
                              </w:rPr>
                              <w:t xml:space="preserve">Deloitte Deliverable </w:t>
                            </w:r>
                            <w:r w:rsidR="00D47E7F">
                              <w:rPr>
                                <w:rFonts w:ascii="Arial" w:eastAsia="Source Sans Pro Light" w:hAnsi="Arial" w:cs="+mn-cs"/>
                                <w:color w:val="FFFFFF" w:themeColor="background1"/>
                                <w:kern w:val="24"/>
                                <w:sz w:val="28"/>
                                <w:szCs w:val="28"/>
                              </w:rPr>
                              <w:t>E6</w:t>
                            </w:r>
                          </w:p>
                          <w:p w14:paraId="7AFEB496" w14:textId="77777777" w:rsidR="002C474B" w:rsidRDefault="002C474B"/>
                          <w:p w14:paraId="1862D1F6" w14:textId="77777777" w:rsidR="002C474B" w:rsidRDefault="002C474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FD0BCB" id="_x0000_t202" coordsize="21600,21600" o:spt="202" path="m,l,21600r21600,l21600,xe">
                <v:stroke joinstyle="miter"/>
                <v:path gradientshapeok="t" o:connecttype="rect"/>
              </v:shapetype>
              <v:shape id="Text Box 2" o:spid="_x0000_s1026" type="#_x0000_t202" style="position:absolute;margin-left:-10.2pt;margin-top:.05pt;width:353.25pt;height:261.7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" filled="f" stroked="f">
                <v:textbox>
                  <w:txbxContent>
                    <w:p w14:paraId="360E3D85" w14:textId="6652364E" w:rsidR="002C474B" w:rsidRPr="00B04FA4" w:rsidRDefault="00466BD9" w:rsidP="002C474B">
                      <w:pPr>
                        <w:pStyle w:val="NormalWeb"/>
                        <w:spacing w:before="120" w:beforeAutospacing="0" w:after="120" w:afterAutospacing="0"/>
                        <w:rPr>
                          <w:color w:val="FFFFFF" w:themeColor="background1"/>
                        </w:rPr>
                      </w:pPr>
                      <w:r>
                        <w:rPr>
                          <w:rFonts w:ascii="Arial" w:eastAsia="Source Sans Pro Light" w:hAnsi="Arial" w:cs="+mn-cs"/>
                          <w:b/>
                          <w:bCs/>
                          <w:color w:val="FFFFFF" w:themeColor="background1"/>
                          <w:kern w:val="24"/>
                          <w:sz w:val="28"/>
                          <w:szCs w:val="28"/>
                        </w:rPr>
                        <w:t>Project Apollo</w:t>
                      </w:r>
                    </w:p>
                    <w:p w14:paraId="5B5AE684" w14:textId="3DDFAA14" w:rsidR="002C474B" w:rsidRPr="00B04FA4" w:rsidRDefault="00D47E7F" w:rsidP="002C474B">
                      <w:pPr>
                        <w:pStyle w:val="NormalWeb"/>
                        <w:spacing w:before="120" w:beforeAutospacing="0" w:after="120" w:afterAutospacing="0"/>
                        <w:rPr>
                          <w:color w:val="FFFFFF" w:themeColor="background1"/>
                        </w:rPr>
                      </w:pPr>
                      <w:r>
                        <w:rPr>
                          <w:rFonts w:ascii="Arial" w:eastAsia="Roboto Black" w:hAnsi="Arial" w:cs="+mn-cs"/>
                          <w:b/>
                          <w:bCs/>
                          <w:color w:val="FFFFFF" w:themeColor="background1"/>
                          <w:kern w:val="24"/>
                          <w:sz w:val="80"/>
                          <w:szCs w:val="80"/>
                        </w:rPr>
                        <w:t>Integration Strategy</w:t>
                      </w:r>
                    </w:p>
                    <w:p w14:paraId="494A2F91" w14:textId="77777777" w:rsidR="002C474B" w:rsidRPr="00B04FA4" w:rsidRDefault="002C474B">
                      <w:pPr>
                        <w:rPr>
                          <w:color w:val="FFFFFF" w:themeColor="background1"/>
                        </w:rPr>
                      </w:pPr>
                    </w:p>
                    <w:p w14:paraId="3E0FB0CE" w14:textId="32AE42D5" w:rsidR="002C474B" w:rsidRPr="00B04FA4" w:rsidRDefault="00A0148A" w:rsidP="002C474B">
                      <w:pPr>
                        <w:pStyle w:val="NormalWeb"/>
                        <w:spacing w:before="0" w:beforeAutospacing="0" w:after="0" w:afterAutospacing="0" w:line="312" w:lineRule="auto"/>
                        <w:rPr>
                          <w:color w:val="FFFFFF" w:themeColor="background1"/>
                        </w:rPr>
                      </w:pPr>
                      <w:r>
                        <w:rPr>
                          <w:rFonts w:ascii="Arial" w:eastAsia="Source Sans Pro Light" w:hAnsi="Arial" w:cs="+mn-cs"/>
                          <w:color w:val="FFFFFF" w:themeColor="background1"/>
                          <w:kern w:val="24"/>
                          <w:sz w:val="28"/>
                          <w:szCs w:val="28"/>
                        </w:rPr>
                        <w:t xml:space="preserve">Deloitte Deliverable </w:t>
                      </w:r>
                      <w:r w:rsidR="00D47E7F">
                        <w:rPr>
                          <w:rFonts w:ascii="Arial" w:eastAsia="Source Sans Pro Light" w:hAnsi="Arial" w:cs="+mn-cs"/>
                          <w:color w:val="FFFFFF" w:themeColor="background1"/>
                          <w:kern w:val="24"/>
                          <w:sz w:val="28"/>
                          <w:szCs w:val="28"/>
                        </w:rPr>
                        <w:t>E6</w:t>
                      </w:r>
                    </w:p>
                    <w:p w14:paraId="7AFEB496" w14:textId="77777777" w:rsidR="002C474B" w:rsidRDefault="002C474B"/>
                    <w:p w14:paraId="1862D1F6" w14:textId="77777777" w:rsidR="002C474B" w:rsidRDefault="002C474B"/>
                  </w:txbxContent>
                </v:textbox>
                <w10:wrap type="square"/>
              </v:shape>
            </w:pict>
          </mc:Fallback>
        </mc:AlternateContent>
      </w:r>
      <w:bookmarkEnd w:id="1"/>
      <w:bookmarkEnd w:id="2"/>
      <w:bookmarkEnd w:id="3"/>
      <w:bookmarkEnd w:id="4"/>
    </w:p>
    <w:p w14:paraId="62D1A252" w14:textId="43C13A3B" w:rsidR="00F55FB3" w:rsidRDefault="7C0DE793" w:rsidP="00C44459">
      <w:pPr>
        <w:pStyle w:val="Heading1FirstPage"/>
      </w:pPr>
      <w:bookmarkStart w:id="6" w:name="_Toc227329614"/>
      <w:bookmarkStart w:id="7" w:name="_Toc98840102"/>
      <w:bookmarkStart w:id="8" w:name="_Toc98840226"/>
      <w:r>
        <w:lastRenderedPageBreak/>
        <w:t>Document Control Information</w:t>
      </w:r>
      <w:bookmarkEnd w:id="6"/>
    </w:p>
    <w:p w14:paraId="5506EBF3" w14:textId="77777777" w:rsidR="00C44459" w:rsidRDefault="00C44459" w:rsidP="000D1147">
      <w:pPr>
        <w:pStyle w:val="ABodyText"/>
      </w:pPr>
    </w:p>
    <w:tbl>
      <w:tblPr>
        <w:tblStyle w:val="ListTable7Colorful-Accent2"/>
        <w:tblW w:w="9634" w:type="dxa"/>
        <w:tblLook w:val="0680" w:firstRow="0" w:lastRow="0" w:firstColumn="1" w:lastColumn="0" w:noHBand="1" w:noVBand="1"/>
      </w:tblPr>
      <w:tblGrid>
        <w:gridCol w:w="2254"/>
        <w:gridCol w:w="7380"/>
      </w:tblGrid>
      <w:tr w:rsidR="00952CA5" w:rsidRPr="00C44459" w14:paraId="0035E215" w14:textId="77777777" w:rsidTr="00C44459">
        <w:trPr>
          <w:trHeight w:val="624"/>
        </w:trPr>
        <w:tc>
          <w:tcPr>
            <w:cnfStyle w:val="001000000000" w:firstRow="0" w:lastRow="0" w:firstColumn="1" w:lastColumn="0" w:oddVBand="0" w:evenVBand="0" w:oddHBand="0" w:evenHBand="0" w:firstRowFirstColumn="0" w:firstRowLastColumn="0" w:lastRowFirstColumn="0" w:lastRowLastColumn="0"/>
            <w:tcW w:w="2254" w:type="dxa"/>
          </w:tcPr>
          <w:p w14:paraId="416B7D44" w14:textId="43529937" w:rsidR="00952CA5" w:rsidRPr="00C1508A" w:rsidRDefault="00952CA5" w:rsidP="00952CA5">
            <w:pPr>
              <w:pStyle w:val="CTableH1Black"/>
              <w:jc w:val="left"/>
              <w:rPr>
                <w:i w:val="0"/>
                <w:iCs w:val="0"/>
                <w:color w:val="1E1E1E" w:themeColor="text1"/>
              </w:rPr>
            </w:pPr>
            <w:r w:rsidRPr="00C1508A">
              <w:rPr>
                <w:bCs/>
                <w:i w:val="0"/>
                <w:iCs w:val="0"/>
                <w:color w:val="1E1E1E" w:themeColor="text1"/>
              </w:rPr>
              <w:t>Project</w:t>
            </w:r>
          </w:p>
        </w:tc>
        <w:tc>
          <w:tcPr>
            <w:tcW w:w="7380" w:type="dxa"/>
          </w:tcPr>
          <w:p w14:paraId="7FCEDF44" w14:textId="5C1C66BF" w:rsidR="00952CA5" w:rsidRPr="008B71BF" w:rsidRDefault="00952CA5" w:rsidP="00952CA5">
            <w:pPr>
              <w:pStyle w:val="CTableH1Black"/>
              <w:cnfStyle w:val="000000000000" w:firstRow="0" w:lastRow="0" w:firstColumn="0" w:lastColumn="0" w:oddVBand="0" w:evenVBand="0" w:oddHBand="0" w:evenHBand="0" w:firstRowFirstColumn="0" w:firstRowLastColumn="0" w:lastRowFirstColumn="0" w:lastRowLastColumn="0"/>
              <w:rPr>
                <w:b w:val="0"/>
                <w:bCs/>
                <w:color w:val="1E1E1E" w:themeColor="text1"/>
              </w:rPr>
            </w:pPr>
            <w:r w:rsidRPr="008B71BF">
              <w:rPr>
                <w:b w:val="0"/>
                <w:bCs/>
                <w:color w:val="1E1E1E" w:themeColor="text1"/>
              </w:rPr>
              <w:t>Project Apollo</w:t>
            </w:r>
          </w:p>
        </w:tc>
      </w:tr>
      <w:tr w:rsidR="00952CA5" w:rsidRPr="00C44459" w14:paraId="4503DAE8" w14:textId="77777777" w:rsidTr="00C44459">
        <w:trPr>
          <w:trHeight w:val="624"/>
        </w:trPr>
        <w:tc>
          <w:tcPr>
            <w:cnfStyle w:val="001000000000" w:firstRow="0" w:lastRow="0" w:firstColumn="1" w:lastColumn="0" w:oddVBand="0" w:evenVBand="0" w:oddHBand="0" w:evenHBand="0" w:firstRowFirstColumn="0" w:firstRowLastColumn="0" w:lastRowFirstColumn="0" w:lastRowLastColumn="0"/>
            <w:tcW w:w="2254" w:type="dxa"/>
          </w:tcPr>
          <w:p w14:paraId="5069EC0B" w14:textId="52CC9930" w:rsidR="00952CA5" w:rsidRPr="00C1508A" w:rsidRDefault="00952CA5" w:rsidP="00952CA5">
            <w:pPr>
              <w:pStyle w:val="CTableHeading2"/>
              <w:jc w:val="left"/>
              <w:rPr>
                <w:i w:val="0"/>
                <w:iCs w:val="0"/>
                <w:color w:val="1E1E1E" w:themeColor="text1"/>
                <w:sz w:val="20"/>
                <w:szCs w:val="20"/>
              </w:rPr>
            </w:pPr>
            <w:r w:rsidRPr="00C1508A">
              <w:rPr>
                <w:bCs/>
                <w:i w:val="0"/>
                <w:iCs w:val="0"/>
                <w:color w:val="1E1E1E" w:themeColor="text1"/>
                <w:sz w:val="20"/>
                <w:szCs w:val="20"/>
              </w:rPr>
              <w:t>Stream</w:t>
            </w:r>
          </w:p>
        </w:tc>
        <w:tc>
          <w:tcPr>
            <w:tcW w:w="7380" w:type="dxa"/>
          </w:tcPr>
          <w:p w14:paraId="2F83EC32" w14:textId="489E825B" w:rsidR="00952CA5" w:rsidRPr="008B71BF" w:rsidRDefault="00952CA5" w:rsidP="00952CA5">
            <w:pPr>
              <w:pStyle w:val="CTableHeading2"/>
              <w:cnfStyle w:val="000000000000" w:firstRow="0" w:lastRow="0" w:firstColumn="0" w:lastColumn="0" w:oddVBand="0" w:evenVBand="0" w:oddHBand="0" w:evenHBand="0" w:firstRowFirstColumn="0" w:firstRowLastColumn="0" w:lastRowFirstColumn="0" w:lastRowLastColumn="0"/>
              <w:rPr>
                <w:b w:val="0"/>
                <w:bCs/>
                <w:color w:val="1E1E1E" w:themeColor="text1"/>
                <w:sz w:val="20"/>
                <w:szCs w:val="20"/>
              </w:rPr>
            </w:pPr>
            <w:r w:rsidRPr="008B71BF">
              <w:rPr>
                <w:b w:val="0"/>
                <w:bCs/>
                <w:color w:val="1E1E1E" w:themeColor="text1"/>
                <w:sz w:val="20"/>
                <w:szCs w:val="20"/>
              </w:rPr>
              <w:t>PMO</w:t>
            </w:r>
          </w:p>
        </w:tc>
      </w:tr>
      <w:tr w:rsidR="00952CA5" w:rsidRPr="00C44459" w14:paraId="698432A1" w14:textId="77777777" w:rsidTr="00C44459">
        <w:trPr>
          <w:trHeight w:val="624"/>
        </w:trPr>
        <w:tc>
          <w:tcPr>
            <w:cnfStyle w:val="001000000000" w:firstRow="0" w:lastRow="0" w:firstColumn="1" w:lastColumn="0" w:oddVBand="0" w:evenVBand="0" w:oddHBand="0" w:evenHBand="0" w:firstRowFirstColumn="0" w:firstRowLastColumn="0" w:lastRowFirstColumn="0" w:lastRowLastColumn="0"/>
            <w:tcW w:w="2254" w:type="dxa"/>
          </w:tcPr>
          <w:p w14:paraId="03589120" w14:textId="0E1DA7D9" w:rsidR="00952CA5" w:rsidRPr="00FE1FC8" w:rsidRDefault="00952CA5" w:rsidP="00FE1FC8">
            <w:pPr>
              <w:pStyle w:val="CTableColumn1"/>
              <w:jc w:val="left"/>
              <w:rPr>
                <w:i w:val="0"/>
                <w:iCs w:val="0"/>
              </w:rPr>
            </w:pPr>
            <w:r w:rsidRPr="00FE1FC8">
              <w:rPr>
                <w:i w:val="0"/>
                <w:iCs w:val="0"/>
                <w:lang w:val="en-US"/>
              </w:rPr>
              <w:t>Deliverable ID</w:t>
            </w:r>
          </w:p>
        </w:tc>
        <w:tc>
          <w:tcPr>
            <w:tcW w:w="7380" w:type="dxa"/>
          </w:tcPr>
          <w:p w14:paraId="533372DD" w14:textId="3629E6B3" w:rsidR="00952CA5" w:rsidRPr="008B71BF" w:rsidRDefault="00D47E7F" w:rsidP="00FE1FC8">
            <w:pPr>
              <w:pStyle w:val="CTableColumn1"/>
              <w:cnfStyle w:val="000000000000" w:firstRow="0" w:lastRow="0" w:firstColumn="0" w:lastColumn="0" w:oddVBand="0" w:evenVBand="0" w:oddHBand="0" w:evenHBand="0" w:firstRowFirstColumn="0" w:firstRowLastColumn="0" w:lastRowFirstColumn="0" w:lastRowLastColumn="0"/>
              <w:rPr>
                <w:b w:val="0"/>
                <w:bCs/>
              </w:rPr>
            </w:pPr>
            <w:r w:rsidRPr="008B71BF">
              <w:rPr>
                <w:b w:val="0"/>
                <w:bCs/>
              </w:rPr>
              <w:t>E6</w:t>
            </w:r>
          </w:p>
        </w:tc>
      </w:tr>
      <w:tr w:rsidR="00952CA5" w:rsidRPr="00C44459" w14:paraId="590D4A5E" w14:textId="77777777" w:rsidTr="00C44459">
        <w:trPr>
          <w:trHeight w:val="624"/>
        </w:trPr>
        <w:tc>
          <w:tcPr>
            <w:cnfStyle w:val="001000000000" w:firstRow="0" w:lastRow="0" w:firstColumn="1" w:lastColumn="0" w:oddVBand="0" w:evenVBand="0" w:oddHBand="0" w:evenHBand="0" w:firstRowFirstColumn="0" w:firstRowLastColumn="0" w:lastRowFirstColumn="0" w:lastRowLastColumn="0"/>
            <w:tcW w:w="2254" w:type="dxa"/>
          </w:tcPr>
          <w:p w14:paraId="68B13A3A" w14:textId="22BCE868" w:rsidR="00952CA5" w:rsidRPr="00FE1FC8" w:rsidRDefault="00952CA5" w:rsidP="00FE1FC8">
            <w:pPr>
              <w:pStyle w:val="CTableColumn1"/>
              <w:jc w:val="left"/>
              <w:rPr>
                <w:i w:val="0"/>
                <w:iCs w:val="0"/>
              </w:rPr>
            </w:pPr>
            <w:r w:rsidRPr="00FE1FC8">
              <w:rPr>
                <w:i w:val="0"/>
                <w:iCs w:val="0"/>
              </w:rPr>
              <w:t>Jira ID</w:t>
            </w:r>
          </w:p>
        </w:tc>
        <w:tc>
          <w:tcPr>
            <w:tcW w:w="7380" w:type="dxa"/>
          </w:tcPr>
          <w:p w14:paraId="30C2C6A2" w14:textId="356F7A75" w:rsidR="00952CA5" w:rsidRPr="008B71BF" w:rsidRDefault="00F87C2A" w:rsidP="00FE1FC8">
            <w:pPr>
              <w:pStyle w:val="CTableColumn1"/>
              <w:cnfStyle w:val="000000000000" w:firstRow="0" w:lastRow="0" w:firstColumn="0" w:lastColumn="0" w:oddVBand="0" w:evenVBand="0" w:oddHBand="0" w:evenHBand="0" w:firstRowFirstColumn="0" w:firstRowLastColumn="0" w:lastRowFirstColumn="0" w:lastRowLastColumn="0"/>
              <w:rPr>
                <w:b w:val="0"/>
                <w:bCs/>
                <w:color w:val="1E1E1E" w:themeColor="text1"/>
                <w:sz w:val="20"/>
                <w:szCs w:val="20"/>
              </w:rPr>
            </w:pPr>
            <w:hyperlink r:id="rId14" w:history="1">
              <w:r w:rsidRPr="008B71BF">
                <w:rPr>
                  <w:rStyle w:val="Hyperlink"/>
                  <w:b w:val="0"/>
                  <w:bCs/>
                  <w:sz w:val="20"/>
                  <w:szCs w:val="20"/>
                </w:rPr>
                <w:t>ETF-111</w:t>
              </w:r>
            </w:hyperlink>
          </w:p>
        </w:tc>
      </w:tr>
      <w:tr w:rsidR="00952CA5" w:rsidRPr="00C44459" w14:paraId="43099EEC" w14:textId="77777777" w:rsidTr="00C44459">
        <w:trPr>
          <w:trHeight w:val="624"/>
        </w:trPr>
        <w:tc>
          <w:tcPr>
            <w:cnfStyle w:val="001000000000" w:firstRow="0" w:lastRow="0" w:firstColumn="1" w:lastColumn="0" w:oddVBand="0" w:evenVBand="0" w:oddHBand="0" w:evenHBand="0" w:firstRowFirstColumn="0" w:firstRowLastColumn="0" w:lastRowFirstColumn="0" w:lastRowLastColumn="0"/>
            <w:tcW w:w="2254" w:type="dxa"/>
          </w:tcPr>
          <w:p w14:paraId="36CEFCC8" w14:textId="442C9694" w:rsidR="00952CA5" w:rsidRPr="00FE1FC8" w:rsidRDefault="00952CA5" w:rsidP="00FE1FC8">
            <w:pPr>
              <w:pStyle w:val="CTableColumn1"/>
              <w:jc w:val="left"/>
              <w:rPr>
                <w:i w:val="0"/>
                <w:iCs w:val="0"/>
              </w:rPr>
            </w:pPr>
            <w:r w:rsidRPr="00FE1FC8">
              <w:rPr>
                <w:i w:val="0"/>
                <w:iCs w:val="0"/>
              </w:rPr>
              <w:t>Deliverable Title</w:t>
            </w:r>
          </w:p>
        </w:tc>
        <w:tc>
          <w:tcPr>
            <w:tcW w:w="7380" w:type="dxa"/>
          </w:tcPr>
          <w:p w14:paraId="072B6208" w14:textId="2B0E74F3" w:rsidR="00952CA5" w:rsidRPr="008B71BF" w:rsidRDefault="00D47E7F" w:rsidP="00FE1FC8">
            <w:pPr>
              <w:pStyle w:val="CTableColumn1"/>
              <w:cnfStyle w:val="000000000000" w:firstRow="0" w:lastRow="0" w:firstColumn="0" w:lastColumn="0" w:oddVBand="0" w:evenVBand="0" w:oddHBand="0" w:evenHBand="0" w:firstRowFirstColumn="0" w:firstRowLastColumn="0" w:lastRowFirstColumn="0" w:lastRowLastColumn="0"/>
              <w:rPr>
                <w:b w:val="0"/>
                <w:bCs/>
              </w:rPr>
            </w:pPr>
            <w:r w:rsidRPr="008B71BF">
              <w:rPr>
                <w:b w:val="0"/>
                <w:bCs/>
              </w:rPr>
              <w:t>Integration Strategy</w:t>
            </w:r>
          </w:p>
        </w:tc>
      </w:tr>
      <w:tr w:rsidR="00952CA5" w:rsidRPr="00C44459" w14:paraId="6CF6E56A" w14:textId="77777777" w:rsidTr="00C44459">
        <w:trPr>
          <w:trHeight w:val="624"/>
        </w:trPr>
        <w:tc>
          <w:tcPr>
            <w:cnfStyle w:val="001000000000" w:firstRow="0" w:lastRow="0" w:firstColumn="1" w:lastColumn="0" w:oddVBand="0" w:evenVBand="0" w:oddHBand="0" w:evenHBand="0" w:firstRowFirstColumn="0" w:firstRowLastColumn="0" w:lastRowFirstColumn="0" w:lastRowLastColumn="0"/>
            <w:tcW w:w="2254" w:type="dxa"/>
          </w:tcPr>
          <w:p w14:paraId="3C3E22A8" w14:textId="56CBFE6E" w:rsidR="00952CA5" w:rsidRPr="00FE1FC8" w:rsidRDefault="00952CA5" w:rsidP="00FE1FC8">
            <w:pPr>
              <w:pStyle w:val="CTableColumn1"/>
              <w:jc w:val="left"/>
              <w:rPr>
                <w:i w:val="0"/>
                <w:iCs w:val="0"/>
              </w:rPr>
            </w:pPr>
            <w:r w:rsidRPr="00FE1FC8">
              <w:rPr>
                <w:i w:val="0"/>
                <w:iCs w:val="0"/>
              </w:rPr>
              <w:t>Deliverable Description</w:t>
            </w:r>
          </w:p>
        </w:tc>
        <w:tc>
          <w:tcPr>
            <w:tcW w:w="7380" w:type="dxa"/>
          </w:tcPr>
          <w:p w14:paraId="5400DDC6" w14:textId="15E44941" w:rsidR="00952CA5" w:rsidRPr="008B71BF" w:rsidRDefault="00A9645D" w:rsidP="00FE1FC8">
            <w:pPr>
              <w:pStyle w:val="CTableColumn1"/>
              <w:cnfStyle w:val="000000000000" w:firstRow="0" w:lastRow="0" w:firstColumn="0" w:lastColumn="0" w:oddVBand="0" w:evenVBand="0" w:oddHBand="0" w:evenHBand="0" w:firstRowFirstColumn="0" w:firstRowLastColumn="0" w:lastRowFirstColumn="0" w:lastRowLastColumn="0"/>
              <w:rPr>
                <w:b w:val="0"/>
                <w:bCs/>
              </w:rPr>
            </w:pPr>
            <w:r w:rsidRPr="008B71BF">
              <w:rPr>
                <w:b w:val="0"/>
                <w:bCs/>
              </w:rPr>
              <w:t>The Integration Strategy document provide general design approaches that will be taken for the various integration components of the application including for Web services, messaging, service orchestration, and batch. This document contains detailed technical information that will help the technical team (including integration architects and developers) understand the integration architecture and design and to implement it properly</w:t>
            </w:r>
          </w:p>
        </w:tc>
      </w:tr>
      <w:tr w:rsidR="00952CA5" w:rsidRPr="00C44459" w14:paraId="4C7341C2" w14:textId="77777777" w:rsidTr="00C44459">
        <w:trPr>
          <w:trHeight w:val="624"/>
        </w:trPr>
        <w:tc>
          <w:tcPr>
            <w:cnfStyle w:val="001000000000" w:firstRow="0" w:lastRow="0" w:firstColumn="1" w:lastColumn="0" w:oddVBand="0" w:evenVBand="0" w:oddHBand="0" w:evenHBand="0" w:firstRowFirstColumn="0" w:firstRowLastColumn="0" w:lastRowFirstColumn="0" w:lastRowLastColumn="0"/>
            <w:tcW w:w="2254" w:type="dxa"/>
          </w:tcPr>
          <w:p w14:paraId="78B3EC0E" w14:textId="7CAE9F57" w:rsidR="00952CA5" w:rsidRPr="00FE1FC8" w:rsidRDefault="00952CA5" w:rsidP="00FE1FC8">
            <w:pPr>
              <w:pStyle w:val="CTableColumn1"/>
              <w:jc w:val="left"/>
              <w:rPr>
                <w:i w:val="0"/>
                <w:iCs w:val="0"/>
              </w:rPr>
            </w:pPr>
            <w:r w:rsidRPr="00FE1FC8">
              <w:rPr>
                <w:i w:val="0"/>
                <w:iCs w:val="0"/>
                <w:lang w:val="en-US"/>
              </w:rPr>
              <w:t>Document Version</w:t>
            </w:r>
          </w:p>
        </w:tc>
        <w:tc>
          <w:tcPr>
            <w:tcW w:w="7380" w:type="dxa"/>
          </w:tcPr>
          <w:p w14:paraId="36B7B725" w14:textId="6CB7C14F" w:rsidR="00952CA5" w:rsidRPr="008B71BF" w:rsidRDefault="00952CA5" w:rsidP="00FE1FC8">
            <w:pPr>
              <w:pStyle w:val="CTableColumn1"/>
              <w:cnfStyle w:val="000000000000" w:firstRow="0" w:lastRow="0" w:firstColumn="0" w:lastColumn="0" w:oddVBand="0" w:evenVBand="0" w:oddHBand="0" w:evenHBand="0" w:firstRowFirstColumn="0" w:firstRowLastColumn="0" w:lastRowFirstColumn="0" w:lastRowLastColumn="0"/>
              <w:rPr>
                <w:b w:val="0"/>
                <w:bCs/>
              </w:rPr>
            </w:pPr>
            <w:r w:rsidRPr="008B71BF">
              <w:rPr>
                <w:b w:val="0"/>
                <w:bCs/>
                <w:lang w:val="en-US"/>
              </w:rPr>
              <w:t>V</w:t>
            </w:r>
            <w:r w:rsidR="008B71BF" w:rsidRPr="008B71BF">
              <w:rPr>
                <w:b w:val="0"/>
                <w:bCs/>
                <w:lang w:val="en-US"/>
              </w:rPr>
              <w:t xml:space="preserve"> 1.0</w:t>
            </w:r>
          </w:p>
        </w:tc>
      </w:tr>
      <w:tr w:rsidR="00952CA5" w:rsidRPr="00C44459" w14:paraId="6B9BB095" w14:textId="77777777" w:rsidTr="00C44459">
        <w:trPr>
          <w:trHeight w:val="624"/>
        </w:trPr>
        <w:tc>
          <w:tcPr>
            <w:cnfStyle w:val="001000000000" w:firstRow="0" w:lastRow="0" w:firstColumn="1" w:lastColumn="0" w:oddVBand="0" w:evenVBand="0" w:oddHBand="0" w:evenHBand="0" w:firstRowFirstColumn="0" w:firstRowLastColumn="0" w:lastRowFirstColumn="0" w:lastRowLastColumn="0"/>
            <w:tcW w:w="2254" w:type="dxa"/>
          </w:tcPr>
          <w:p w14:paraId="6559EE90" w14:textId="4ED23053" w:rsidR="00952CA5" w:rsidRPr="00FE1FC8" w:rsidRDefault="00952CA5" w:rsidP="00FE1FC8">
            <w:pPr>
              <w:pStyle w:val="CTableColumn1"/>
              <w:jc w:val="left"/>
              <w:rPr>
                <w:i w:val="0"/>
                <w:iCs w:val="0"/>
                <w:lang w:val="en-US"/>
              </w:rPr>
            </w:pPr>
            <w:r w:rsidRPr="00FE1FC8">
              <w:rPr>
                <w:i w:val="0"/>
                <w:iCs w:val="0"/>
                <w:lang w:val="en-US"/>
              </w:rPr>
              <w:t>Document Status</w:t>
            </w:r>
          </w:p>
        </w:tc>
        <w:tc>
          <w:tcPr>
            <w:tcW w:w="7380" w:type="dxa"/>
          </w:tcPr>
          <w:p w14:paraId="467BA106" w14:textId="2AA5B1AA" w:rsidR="00952CA5" w:rsidRPr="008B71BF" w:rsidRDefault="00A06A44" w:rsidP="00FE1FC8">
            <w:pPr>
              <w:pStyle w:val="CTableColumn1"/>
              <w:cnfStyle w:val="000000000000" w:firstRow="0" w:lastRow="0" w:firstColumn="0" w:lastColumn="0" w:oddVBand="0" w:evenVBand="0" w:oddHBand="0" w:evenHBand="0" w:firstRowFirstColumn="0" w:firstRowLastColumn="0" w:lastRowFirstColumn="0" w:lastRowLastColumn="0"/>
              <w:rPr>
                <w:b w:val="0"/>
                <w:bCs/>
              </w:rPr>
            </w:pPr>
            <w:r>
              <w:rPr>
                <w:b w:val="0"/>
                <w:bCs/>
                <w:lang w:val="en-US"/>
              </w:rPr>
              <w:t>Ready for Approval</w:t>
            </w:r>
          </w:p>
        </w:tc>
      </w:tr>
      <w:tr w:rsidR="00952CA5" w:rsidRPr="00C44459" w14:paraId="33515F34" w14:textId="77777777" w:rsidTr="00C44459">
        <w:trPr>
          <w:trHeight w:val="624"/>
        </w:trPr>
        <w:tc>
          <w:tcPr>
            <w:cnfStyle w:val="001000000000" w:firstRow="0" w:lastRow="0" w:firstColumn="1" w:lastColumn="0" w:oddVBand="0" w:evenVBand="0" w:oddHBand="0" w:evenHBand="0" w:firstRowFirstColumn="0" w:firstRowLastColumn="0" w:lastRowFirstColumn="0" w:lastRowLastColumn="0"/>
            <w:tcW w:w="2254" w:type="dxa"/>
          </w:tcPr>
          <w:p w14:paraId="13657250" w14:textId="6F2AA473" w:rsidR="00952CA5" w:rsidRPr="00FE1FC8" w:rsidRDefault="57B76913" w:rsidP="00FE1FC8">
            <w:pPr>
              <w:pStyle w:val="CTableColumn1"/>
              <w:jc w:val="left"/>
              <w:rPr>
                <w:bCs/>
                <w:i w:val="0"/>
                <w:iCs w:val="0"/>
                <w:color w:val="1E1E1E" w:themeColor="text1"/>
                <w:lang w:val="en-US"/>
              </w:rPr>
            </w:pPr>
            <w:r w:rsidRPr="00FE1FC8">
              <w:rPr>
                <w:i w:val="0"/>
                <w:iCs w:val="0"/>
              </w:rPr>
              <w:t>SharePoint</w:t>
            </w:r>
            <w:r w:rsidR="58D75F90" w:rsidRPr="00FE1FC8">
              <w:rPr>
                <w:i w:val="0"/>
                <w:iCs w:val="0"/>
              </w:rPr>
              <w:t xml:space="preserve"> Link</w:t>
            </w:r>
          </w:p>
        </w:tc>
        <w:tc>
          <w:tcPr>
            <w:tcW w:w="7380" w:type="dxa"/>
          </w:tcPr>
          <w:p w14:paraId="003293EE" w14:textId="3F1F538D" w:rsidR="00952CA5" w:rsidRPr="00B12097" w:rsidRDefault="00B12097" w:rsidP="00FE1FC8">
            <w:pPr>
              <w:pStyle w:val="CTableColumn1"/>
              <w:cnfStyle w:val="000000000000" w:firstRow="0" w:lastRow="0" w:firstColumn="0" w:lastColumn="0" w:oddVBand="0" w:evenVBand="0" w:oddHBand="0" w:evenHBand="0" w:firstRowFirstColumn="0" w:firstRowLastColumn="0" w:lastRowFirstColumn="0" w:lastRowLastColumn="0"/>
              <w:rPr>
                <w:b w:val="0"/>
                <w:bCs/>
              </w:rPr>
            </w:pPr>
            <w:hyperlink r:id="rId15" w:history="1">
              <w:r w:rsidRPr="00B12097">
                <w:rPr>
                  <w:rStyle w:val="Hyperlink"/>
                  <w:b w:val="0"/>
                  <w:bCs/>
                </w:rPr>
                <w:t>Project Apollo - E6 - Integration Strategy v1.0.docx</w:t>
              </w:r>
            </w:hyperlink>
          </w:p>
        </w:tc>
      </w:tr>
      <w:tr w:rsidR="00FE1FC8" w:rsidRPr="00C44459" w14:paraId="1C129569" w14:textId="77777777" w:rsidTr="00C44459">
        <w:trPr>
          <w:trHeight w:val="624"/>
        </w:trPr>
        <w:tc>
          <w:tcPr>
            <w:cnfStyle w:val="001000000000" w:firstRow="0" w:lastRow="0" w:firstColumn="1" w:lastColumn="0" w:oddVBand="0" w:evenVBand="0" w:oddHBand="0" w:evenHBand="0" w:firstRowFirstColumn="0" w:firstRowLastColumn="0" w:lastRowFirstColumn="0" w:lastRowLastColumn="0"/>
            <w:tcW w:w="2254" w:type="dxa"/>
          </w:tcPr>
          <w:p w14:paraId="4429510E" w14:textId="5B9D42F2" w:rsidR="00FE1FC8" w:rsidRPr="00FE1FC8" w:rsidRDefault="00FE1FC8" w:rsidP="00FE1FC8">
            <w:pPr>
              <w:pStyle w:val="CTableColumn1"/>
              <w:jc w:val="left"/>
              <w:rPr>
                <w:i w:val="0"/>
                <w:iCs w:val="0"/>
              </w:rPr>
            </w:pPr>
            <w:r w:rsidRPr="00FE1FC8">
              <w:rPr>
                <w:i w:val="0"/>
                <w:iCs w:val="0"/>
              </w:rPr>
              <w:t>Edit History</w:t>
            </w:r>
          </w:p>
        </w:tc>
        <w:tc>
          <w:tcPr>
            <w:tcW w:w="7380" w:type="dxa"/>
          </w:tcPr>
          <w:tbl>
            <w:tblPr>
              <w:tblStyle w:val="TableGrid"/>
              <w:tblW w:w="0" w:type="auto"/>
              <w:tblLook w:val="06A0" w:firstRow="1" w:lastRow="0" w:firstColumn="1" w:lastColumn="0" w:noHBand="1" w:noVBand="1"/>
            </w:tblPr>
            <w:tblGrid>
              <w:gridCol w:w="989"/>
              <w:gridCol w:w="1524"/>
              <w:gridCol w:w="2650"/>
              <w:gridCol w:w="1991"/>
            </w:tblGrid>
            <w:tr w:rsidR="00FE1FC8" w14:paraId="65C44651" w14:textId="77777777" w:rsidTr="00402C42">
              <w:trPr>
                <w:trHeight w:val="300"/>
              </w:trPr>
              <w:tc>
                <w:tcPr>
                  <w:tcW w:w="989" w:type="dxa"/>
                  <w:shd w:val="clear" w:color="auto" w:fill="1E1E1E" w:themeFill="background2"/>
                </w:tcPr>
                <w:p w14:paraId="3B1E1EDF" w14:textId="77777777" w:rsidR="00FE1FC8" w:rsidRPr="00FE1FC8" w:rsidRDefault="00FE1FC8" w:rsidP="00FE1FC8">
                  <w:pPr>
                    <w:pStyle w:val="CTableColumn1"/>
                    <w:rPr>
                      <w:color w:val="FFFFFF" w:themeColor="background1"/>
                    </w:rPr>
                  </w:pPr>
                  <w:r w:rsidRPr="00FE1FC8">
                    <w:rPr>
                      <w:color w:val="FFFFFF" w:themeColor="background1"/>
                    </w:rPr>
                    <w:t>Version</w:t>
                  </w:r>
                </w:p>
              </w:tc>
              <w:tc>
                <w:tcPr>
                  <w:tcW w:w="1524" w:type="dxa"/>
                  <w:shd w:val="clear" w:color="auto" w:fill="1E1E1E" w:themeFill="background2"/>
                </w:tcPr>
                <w:p w14:paraId="0D932C81" w14:textId="77777777" w:rsidR="00FE1FC8" w:rsidRPr="00FE1FC8" w:rsidRDefault="00FE1FC8" w:rsidP="00FE1FC8">
                  <w:pPr>
                    <w:pStyle w:val="CTableColumn1"/>
                    <w:rPr>
                      <w:color w:val="FFFFFF" w:themeColor="background1"/>
                    </w:rPr>
                  </w:pPr>
                  <w:r w:rsidRPr="00FE1FC8">
                    <w:rPr>
                      <w:color w:val="FFFFFF" w:themeColor="background1"/>
                    </w:rPr>
                    <w:t>Date</w:t>
                  </w:r>
                </w:p>
              </w:tc>
              <w:tc>
                <w:tcPr>
                  <w:tcW w:w="2650" w:type="dxa"/>
                  <w:shd w:val="clear" w:color="auto" w:fill="1E1E1E" w:themeFill="background2"/>
                </w:tcPr>
                <w:p w14:paraId="621EFC05" w14:textId="77777777" w:rsidR="00FE1FC8" w:rsidRPr="00FE1FC8" w:rsidRDefault="00FE1FC8" w:rsidP="00FE1FC8">
                  <w:pPr>
                    <w:pStyle w:val="CTableColumn1"/>
                    <w:rPr>
                      <w:color w:val="FFFFFF" w:themeColor="background1"/>
                    </w:rPr>
                  </w:pPr>
                  <w:r w:rsidRPr="00FE1FC8">
                    <w:rPr>
                      <w:color w:val="FFFFFF" w:themeColor="background1"/>
                    </w:rPr>
                    <w:t>Additional/Modifications</w:t>
                  </w:r>
                </w:p>
              </w:tc>
              <w:tc>
                <w:tcPr>
                  <w:tcW w:w="1991" w:type="dxa"/>
                  <w:shd w:val="clear" w:color="auto" w:fill="1E1E1E" w:themeFill="background2"/>
                </w:tcPr>
                <w:p w14:paraId="59B73DA2" w14:textId="77777777" w:rsidR="00FE1FC8" w:rsidRPr="00FE1FC8" w:rsidRDefault="00FE1FC8" w:rsidP="00FE1FC8">
                  <w:pPr>
                    <w:pStyle w:val="CTableColumn1"/>
                    <w:rPr>
                      <w:color w:val="FFFFFF" w:themeColor="background1"/>
                    </w:rPr>
                  </w:pPr>
                  <w:r w:rsidRPr="00FE1FC8">
                    <w:rPr>
                      <w:color w:val="FFFFFF" w:themeColor="background1"/>
                    </w:rPr>
                    <w:t>Prepared/Revised By</w:t>
                  </w:r>
                </w:p>
              </w:tc>
            </w:tr>
            <w:tr w:rsidR="00FE1FC8" w14:paraId="07866715" w14:textId="77777777" w:rsidTr="00402C42">
              <w:trPr>
                <w:trHeight w:val="300"/>
              </w:trPr>
              <w:tc>
                <w:tcPr>
                  <w:tcW w:w="989" w:type="dxa"/>
                  <w:shd w:val="clear" w:color="auto" w:fill="FFFFFF" w:themeFill="background1"/>
                </w:tcPr>
                <w:p w14:paraId="35CA82CB" w14:textId="77777777" w:rsidR="00FE1FC8" w:rsidRPr="008B71BF" w:rsidRDefault="00FE1FC8" w:rsidP="00FE1FC8">
                  <w:pPr>
                    <w:pStyle w:val="CTableColumn1"/>
                    <w:rPr>
                      <w:b w:val="0"/>
                      <w:bCs/>
                    </w:rPr>
                  </w:pPr>
                  <w:r w:rsidRPr="008B71BF">
                    <w:rPr>
                      <w:b w:val="0"/>
                      <w:bCs/>
                    </w:rPr>
                    <w:t>0.1</w:t>
                  </w:r>
                </w:p>
              </w:tc>
              <w:tc>
                <w:tcPr>
                  <w:tcW w:w="1524" w:type="dxa"/>
                  <w:shd w:val="clear" w:color="auto" w:fill="FFFFFF" w:themeFill="background1"/>
                </w:tcPr>
                <w:p w14:paraId="350878C5" w14:textId="1C71C320" w:rsidR="00FE1FC8" w:rsidRPr="008B71BF" w:rsidRDefault="005A29D0" w:rsidP="00FE1FC8">
                  <w:pPr>
                    <w:pStyle w:val="CTableColumn1"/>
                    <w:rPr>
                      <w:b w:val="0"/>
                      <w:bCs/>
                    </w:rPr>
                  </w:pPr>
                  <w:r w:rsidRPr="008B71BF">
                    <w:rPr>
                      <w:b w:val="0"/>
                      <w:bCs/>
                    </w:rPr>
                    <w:t>08</w:t>
                  </w:r>
                  <w:r w:rsidR="00FE1FC8" w:rsidRPr="008B71BF">
                    <w:rPr>
                      <w:b w:val="0"/>
                      <w:bCs/>
                    </w:rPr>
                    <w:t>/04/2026</w:t>
                  </w:r>
                </w:p>
              </w:tc>
              <w:tc>
                <w:tcPr>
                  <w:tcW w:w="2650" w:type="dxa"/>
                  <w:shd w:val="clear" w:color="auto" w:fill="FFFFFF" w:themeFill="background1"/>
                </w:tcPr>
                <w:p w14:paraId="210DDAEF" w14:textId="77777777" w:rsidR="00FE1FC8" w:rsidRPr="008B71BF" w:rsidRDefault="00FE1FC8" w:rsidP="00FE1FC8">
                  <w:pPr>
                    <w:pStyle w:val="CTableColumn1"/>
                    <w:rPr>
                      <w:b w:val="0"/>
                      <w:bCs/>
                    </w:rPr>
                  </w:pPr>
                  <w:r w:rsidRPr="008B71BF">
                    <w:rPr>
                      <w:b w:val="0"/>
                      <w:bCs/>
                    </w:rPr>
                    <w:t>Initial Draft</w:t>
                  </w:r>
                </w:p>
              </w:tc>
              <w:tc>
                <w:tcPr>
                  <w:tcW w:w="1991" w:type="dxa"/>
                  <w:shd w:val="clear" w:color="auto" w:fill="FFFFFF" w:themeFill="background1"/>
                </w:tcPr>
                <w:p w14:paraId="2B94D399" w14:textId="77777777" w:rsidR="00FE1FC8" w:rsidRPr="008B71BF" w:rsidRDefault="00FE1FC8" w:rsidP="00FE1FC8">
                  <w:pPr>
                    <w:pStyle w:val="CTableColumn1"/>
                    <w:rPr>
                      <w:b w:val="0"/>
                      <w:bCs/>
                    </w:rPr>
                  </w:pPr>
                  <w:r w:rsidRPr="008B71BF">
                    <w:rPr>
                      <w:b w:val="0"/>
                      <w:bCs/>
                    </w:rPr>
                    <w:t>Will Soehendra</w:t>
                  </w:r>
                </w:p>
              </w:tc>
            </w:tr>
            <w:tr w:rsidR="00FE1FC8" w14:paraId="5029E228" w14:textId="77777777" w:rsidTr="00402C42">
              <w:trPr>
                <w:trHeight w:val="300"/>
              </w:trPr>
              <w:tc>
                <w:tcPr>
                  <w:tcW w:w="989" w:type="dxa"/>
                  <w:shd w:val="clear" w:color="auto" w:fill="FFFFFF" w:themeFill="background1"/>
                </w:tcPr>
                <w:p w14:paraId="4A2D4394" w14:textId="7FB11C44" w:rsidR="00FE1FC8" w:rsidRPr="008B71BF" w:rsidRDefault="005A29D0" w:rsidP="00FE1FC8">
                  <w:pPr>
                    <w:pStyle w:val="CTableColumn1"/>
                    <w:rPr>
                      <w:b w:val="0"/>
                      <w:bCs/>
                    </w:rPr>
                  </w:pPr>
                  <w:r w:rsidRPr="008B71BF">
                    <w:rPr>
                      <w:b w:val="0"/>
                      <w:bCs/>
                    </w:rPr>
                    <w:t>1.0</w:t>
                  </w:r>
                </w:p>
              </w:tc>
              <w:tc>
                <w:tcPr>
                  <w:tcW w:w="1524" w:type="dxa"/>
                  <w:shd w:val="clear" w:color="auto" w:fill="FFFFFF" w:themeFill="background1"/>
                </w:tcPr>
                <w:p w14:paraId="45867263" w14:textId="1B811E94" w:rsidR="00FE1FC8" w:rsidRPr="008B71BF" w:rsidRDefault="005A29D0" w:rsidP="00FE1FC8">
                  <w:pPr>
                    <w:pStyle w:val="CTableColumn1"/>
                    <w:rPr>
                      <w:b w:val="0"/>
                      <w:bCs/>
                    </w:rPr>
                  </w:pPr>
                  <w:r w:rsidRPr="008B71BF">
                    <w:rPr>
                      <w:b w:val="0"/>
                      <w:bCs/>
                    </w:rPr>
                    <w:t>17/04/2026</w:t>
                  </w:r>
                </w:p>
              </w:tc>
              <w:tc>
                <w:tcPr>
                  <w:tcW w:w="2650" w:type="dxa"/>
                  <w:shd w:val="clear" w:color="auto" w:fill="FFFFFF" w:themeFill="background1"/>
                </w:tcPr>
                <w:p w14:paraId="51DF0FD6" w14:textId="6CB6D3B5" w:rsidR="00FE1FC8" w:rsidRPr="008B71BF" w:rsidRDefault="005A29D0" w:rsidP="00FE1FC8">
                  <w:pPr>
                    <w:pStyle w:val="CTableColumn1"/>
                    <w:rPr>
                      <w:b w:val="0"/>
                      <w:bCs/>
                    </w:rPr>
                  </w:pPr>
                  <w:r w:rsidRPr="008B71BF">
                    <w:rPr>
                      <w:b w:val="0"/>
                      <w:bCs/>
                    </w:rPr>
                    <w:t>Feedback from Ankit S and Rajesh S incorporated, for formal submission</w:t>
                  </w:r>
                </w:p>
              </w:tc>
              <w:tc>
                <w:tcPr>
                  <w:tcW w:w="1991" w:type="dxa"/>
                  <w:shd w:val="clear" w:color="auto" w:fill="FFFFFF" w:themeFill="background1"/>
                </w:tcPr>
                <w:p w14:paraId="756F76B5" w14:textId="2CB4D927" w:rsidR="00FE1FC8" w:rsidRPr="008B71BF" w:rsidRDefault="005A29D0" w:rsidP="00FE1FC8">
                  <w:pPr>
                    <w:pStyle w:val="CTableColumn1"/>
                    <w:rPr>
                      <w:b w:val="0"/>
                      <w:bCs/>
                    </w:rPr>
                  </w:pPr>
                  <w:r w:rsidRPr="008B71BF">
                    <w:rPr>
                      <w:b w:val="0"/>
                      <w:bCs/>
                    </w:rPr>
                    <w:t>Will Soehendra</w:t>
                  </w:r>
                </w:p>
              </w:tc>
            </w:tr>
            <w:tr w:rsidR="00402C42" w14:paraId="1C113975" w14:textId="77777777" w:rsidTr="00402C42">
              <w:trPr>
                <w:trHeight w:val="300"/>
              </w:trPr>
              <w:tc>
                <w:tcPr>
                  <w:tcW w:w="989" w:type="dxa"/>
                  <w:shd w:val="clear" w:color="auto" w:fill="FFFFFF" w:themeFill="background1"/>
                </w:tcPr>
                <w:p w14:paraId="1D7E7712" w14:textId="14162CE3" w:rsidR="00402C42" w:rsidRPr="008B71BF" w:rsidRDefault="00402C42" w:rsidP="00FE1FC8">
                  <w:pPr>
                    <w:pStyle w:val="CTableColumn1"/>
                    <w:rPr>
                      <w:b w:val="0"/>
                      <w:bCs/>
                    </w:rPr>
                  </w:pPr>
                  <w:r>
                    <w:rPr>
                      <w:b w:val="0"/>
                      <w:bCs/>
                    </w:rPr>
                    <w:t>1.1</w:t>
                  </w:r>
                </w:p>
              </w:tc>
              <w:tc>
                <w:tcPr>
                  <w:tcW w:w="1524" w:type="dxa"/>
                  <w:shd w:val="clear" w:color="auto" w:fill="FFFFFF" w:themeFill="background1"/>
                </w:tcPr>
                <w:p w14:paraId="17AAB5FF" w14:textId="489CE906" w:rsidR="00402C42" w:rsidRPr="008B71BF" w:rsidRDefault="00402C42" w:rsidP="00FE1FC8">
                  <w:pPr>
                    <w:pStyle w:val="CTableColumn1"/>
                    <w:rPr>
                      <w:b w:val="0"/>
                      <w:bCs/>
                    </w:rPr>
                  </w:pPr>
                  <w:r>
                    <w:rPr>
                      <w:b w:val="0"/>
                      <w:bCs/>
                    </w:rPr>
                    <w:t>4/05/2026</w:t>
                  </w:r>
                </w:p>
              </w:tc>
              <w:tc>
                <w:tcPr>
                  <w:tcW w:w="2650" w:type="dxa"/>
                  <w:shd w:val="clear" w:color="auto" w:fill="FFFFFF" w:themeFill="background1"/>
                </w:tcPr>
                <w:p w14:paraId="0B14C3EB" w14:textId="707F3397" w:rsidR="00402C42" w:rsidRPr="008B71BF" w:rsidRDefault="00402C42" w:rsidP="00FE1FC8">
                  <w:pPr>
                    <w:pStyle w:val="CTableColumn1"/>
                    <w:rPr>
                      <w:b w:val="0"/>
                      <w:bCs/>
                    </w:rPr>
                  </w:pPr>
                  <w:r>
                    <w:rPr>
                      <w:b w:val="0"/>
                      <w:bCs/>
                    </w:rPr>
                    <w:t>Feedback from SSM review incorporated.</w:t>
                  </w:r>
                </w:p>
              </w:tc>
              <w:tc>
                <w:tcPr>
                  <w:tcW w:w="1991" w:type="dxa"/>
                  <w:shd w:val="clear" w:color="auto" w:fill="FFFFFF" w:themeFill="background1"/>
                </w:tcPr>
                <w:p w14:paraId="36ACBE67" w14:textId="0F01EB3C" w:rsidR="00402C42" w:rsidRPr="008B71BF" w:rsidRDefault="00402C42" w:rsidP="00FE1FC8">
                  <w:pPr>
                    <w:pStyle w:val="CTableColumn1"/>
                    <w:rPr>
                      <w:b w:val="0"/>
                      <w:bCs/>
                    </w:rPr>
                  </w:pPr>
                  <w:r>
                    <w:rPr>
                      <w:b w:val="0"/>
                      <w:bCs/>
                    </w:rPr>
                    <w:t>Will Soehendra</w:t>
                  </w:r>
                </w:p>
              </w:tc>
            </w:tr>
          </w:tbl>
          <w:p w14:paraId="71D601A7" w14:textId="77777777" w:rsidR="00FE1FC8" w:rsidRDefault="00FE1FC8" w:rsidP="00FE1FC8">
            <w:pPr>
              <w:pStyle w:val="CTableColumn1"/>
              <w:cnfStyle w:val="000000000000" w:firstRow="0" w:lastRow="0" w:firstColumn="0" w:lastColumn="0" w:oddVBand="0" w:evenVBand="0" w:oddHBand="0" w:evenHBand="0" w:firstRowFirstColumn="0" w:firstRowLastColumn="0" w:lastRowFirstColumn="0" w:lastRowLastColumn="0"/>
            </w:pPr>
          </w:p>
          <w:p w14:paraId="001761E1" w14:textId="77777777" w:rsidR="00FE1FC8" w:rsidRPr="008D4A50" w:rsidRDefault="00FE1FC8" w:rsidP="00FE1FC8">
            <w:pPr>
              <w:pStyle w:val="CTableColumn1"/>
              <w:cnfStyle w:val="000000000000" w:firstRow="0" w:lastRow="0" w:firstColumn="0" w:lastColumn="0" w:oddVBand="0" w:evenVBand="0" w:oddHBand="0" w:evenHBand="0" w:firstRowFirstColumn="0" w:firstRowLastColumn="0" w:lastRowFirstColumn="0" w:lastRowLastColumn="0"/>
            </w:pPr>
          </w:p>
        </w:tc>
      </w:tr>
      <w:tr w:rsidR="00FE1FC8" w:rsidRPr="00C44459" w14:paraId="72130C45" w14:textId="77777777" w:rsidTr="00C44459">
        <w:trPr>
          <w:trHeight w:val="624"/>
        </w:trPr>
        <w:tc>
          <w:tcPr>
            <w:cnfStyle w:val="001000000000" w:firstRow="0" w:lastRow="0" w:firstColumn="1" w:lastColumn="0" w:oddVBand="0" w:evenVBand="0" w:oddHBand="0" w:evenHBand="0" w:firstRowFirstColumn="0" w:firstRowLastColumn="0" w:lastRowFirstColumn="0" w:lastRowLastColumn="0"/>
            <w:tcW w:w="2254" w:type="dxa"/>
          </w:tcPr>
          <w:p w14:paraId="0DD7D891" w14:textId="5FCAB1C5" w:rsidR="00FE1FC8" w:rsidRPr="00FE1FC8" w:rsidRDefault="00FE1FC8" w:rsidP="00FE1FC8">
            <w:pPr>
              <w:pStyle w:val="CTableColumn1"/>
              <w:jc w:val="left"/>
              <w:rPr>
                <w:i w:val="0"/>
                <w:iCs w:val="0"/>
              </w:rPr>
            </w:pPr>
            <w:r w:rsidRPr="00FE1FC8">
              <w:rPr>
                <w:i w:val="0"/>
                <w:iCs w:val="0"/>
              </w:rPr>
              <w:t>Document Review</w:t>
            </w:r>
          </w:p>
        </w:tc>
        <w:tc>
          <w:tcPr>
            <w:tcW w:w="7380" w:type="dxa"/>
          </w:tcPr>
          <w:tbl>
            <w:tblPr>
              <w:tblStyle w:val="TableGrid"/>
              <w:tblW w:w="0" w:type="auto"/>
              <w:tblLook w:val="06A0" w:firstRow="1" w:lastRow="0" w:firstColumn="1" w:lastColumn="0" w:noHBand="1" w:noVBand="1"/>
            </w:tblPr>
            <w:tblGrid>
              <w:gridCol w:w="1594"/>
              <w:gridCol w:w="2410"/>
              <w:gridCol w:w="3119"/>
            </w:tblGrid>
            <w:tr w:rsidR="00FE1FC8" w14:paraId="64D2A998" w14:textId="77777777" w:rsidTr="000C55BF">
              <w:trPr>
                <w:trHeight w:val="300"/>
              </w:trPr>
              <w:tc>
                <w:tcPr>
                  <w:tcW w:w="1594" w:type="dxa"/>
                  <w:shd w:val="clear" w:color="auto" w:fill="1E1E1E" w:themeFill="background2"/>
                </w:tcPr>
                <w:p w14:paraId="7E12B265" w14:textId="77777777" w:rsidR="00FE1FC8" w:rsidRPr="00FE1FC8" w:rsidRDefault="00FE1FC8" w:rsidP="00FE1FC8">
                  <w:pPr>
                    <w:pStyle w:val="CTableColumn1"/>
                    <w:rPr>
                      <w:color w:val="FFFFFF" w:themeColor="background1"/>
                    </w:rPr>
                  </w:pPr>
                </w:p>
              </w:tc>
              <w:tc>
                <w:tcPr>
                  <w:tcW w:w="2410" w:type="dxa"/>
                  <w:shd w:val="clear" w:color="auto" w:fill="1E1E1E" w:themeFill="background2"/>
                </w:tcPr>
                <w:p w14:paraId="2E52D91C" w14:textId="77777777" w:rsidR="00FE1FC8" w:rsidRPr="00FE1FC8" w:rsidRDefault="00FE1FC8" w:rsidP="00FE1FC8">
                  <w:pPr>
                    <w:pStyle w:val="CTableColumn1"/>
                    <w:rPr>
                      <w:color w:val="FFFFFF" w:themeColor="background1"/>
                    </w:rPr>
                  </w:pPr>
                  <w:r w:rsidRPr="00FE1FC8">
                    <w:rPr>
                      <w:color w:val="FFFFFF" w:themeColor="background1"/>
                    </w:rPr>
                    <w:t>Name</w:t>
                  </w:r>
                </w:p>
              </w:tc>
              <w:tc>
                <w:tcPr>
                  <w:tcW w:w="3119" w:type="dxa"/>
                  <w:shd w:val="clear" w:color="auto" w:fill="1E1E1E" w:themeFill="background2"/>
                </w:tcPr>
                <w:p w14:paraId="3B5FC9EF" w14:textId="77777777" w:rsidR="00FE1FC8" w:rsidRPr="00FE1FC8" w:rsidRDefault="00FE1FC8" w:rsidP="00FE1FC8">
                  <w:pPr>
                    <w:pStyle w:val="CTableColumn1"/>
                    <w:rPr>
                      <w:color w:val="FFFFFF" w:themeColor="background1"/>
                    </w:rPr>
                  </w:pPr>
                  <w:r w:rsidRPr="00FE1FC8">
                    <w:rPr>
                      <w:color w:val="FFFFFF" w:themeColor="background1"/>
                    </w:rPr>
                    <w:t>Title/Role</w:t>
                  </w:r>
                </w:p>
              </w:tc>
            </w:tr>
            <w:tr w:rsidR="00FE1FC8" w14:paraId="565F0519" w14:textId="77777777" w:rsidTr="000C55BF">
              <w:trPr>
                <w:trHeight w:val="300"/>
              </w:trPr>
              <w:tc>
                <w:tcPr>
                  <w:tcW w:w="1594" w:type="dxa"/>
                  <w:shd w:val="clear" w:color="auto" w:fill="FFFFFF" w:themeFill="background1"/>
                </w:tcPr>
                <w:p w14:paraId="00C108E9" w14:textId="77777777" w:rsidR="00FE1FC8" w:rsidRDefault="00FE1FC8" w:rsidP="00FE1FC8">
                  <w:pPr>
                    <w:pStyle w:val="CTableColumn1"/>
                  </w:pPr>
                  <w:r>
                    <w:t>Reviewed By</w:t>
                  </w:r>
                </w:p>
              </w:tc>
              <w:tc>
                <w:tcPr>
                  <w:tcW w:w="2410" w:type="dxa"/>
                  <w:shd w:val="clear" w:color="auto" w:fill="FFFFFF" w:themeFill="background1"/>
                </w:tcPr>
                <w:p w14:paraId="087F7A36" w14:textId="1F9EEC7D" w:rsidR="00FE1FC8" w:rsidRDefault="00FE1FC8" w:rsidP="00FE1FC8">
                  <w:pPr>
                    <w:pStyle w:val="CTableColumn1"/>
                  </w:pPr>
                </w:p>
              </w:tc>
              <w:tc>
                <w:tcPr>
                  <w:tcW w:w="3119" w:type="dxa"/>
                  <w:shd w:val="clear" w:color="auto" w:fill="FFFFFF" w:themeFill="background1"/>
                </w:tcPr>
                <w:p w14:paraId="1D801980" w14:textId="77777777" w:rsidR="00FE1FC8" w:rsidRDefault="00FE1FC8" w:rsidP="00FE1FC8">
                  <w:pPr>
                    <w:pStyle w:val="CTableColumn1"/>
                  </w:pPr>
                </w:p>
              </w:tc>
            </w:tr>
            <w:tr w:rsidR="00FE1FC8" w14:paraId="3E0C50CD" w14:textId="77777777" w:rsidTr="000C55BF">
              <w:trPr>
                <w:trHeight w:val="300"/>
              </w:trPr>
              <w:tc>
                <w:tcPr>
                  <w:tcW w:w="1594" w:type="dxa"/>
                  <w:shd w:val="clear" w:color="auto" w:fill="FFFFFF" w:themeFill="background1"/>
                </w:tcPr>
                <w:p w14:paraId="16537E1E" w14:textId="77777777" w:rsidR="00FE1FC8" w:rsidRDefault="00FE1FC8" w:rsidP="00FE1FC8">
                  <w:pPr>
                    <w:pStyle w:val="CTableColumn1"/>
                  </w:pPr>
                  <w:r>
                    <w:t>Signature</w:t>
                  </w:r>
                </w:p>
              </w:tc>
              <w:tc>
                <w:tcPr>
                  <w:tcW w:w="2410" w:type="dxa"/>
                  <w:shd w:val="clear" w:color="auto" w:fill="FFFFFF" w:themeFill="background1"/>
                </w:tcPr>
                <w:p w14:paraId="1C1A0198" w14:textId="4B293D5C" w:rsidR="00FE1FC8" w:rsidRDefault="00FE1FC8" w:rsidP="00FE1FC8">
                  <w:pPr>
                    <w:pStyle w:val="CTableColumn1"/>
                  </w:pPr>
                </w:p>
              </w:tc>
              <w:tc>
                <w:tcPr>
                  <w:tcW w:w="3119" w:type="dxa"/>
                  <w:shd w:val="clear" w:color="auto" w:fill="FFFFFF" w:themeFill="background1"/>
                </w:tcPr>
                <w:p w14:paraId="2CBBDCA4" w14:textId="43DD6600" w:rsidR="00FE1FC8" w:rsidRDefault="00FE1FC8" w:rsidP="00FE1FC8">
                  <w:pPr>
                    <w:pStyle w:val="CTableColumn1"/>
                  </w:pPr>
                </w:p>
              </w:tc>
            </w:tr>
          </w:tbl>
          <w:p w14:paraId="79849E6A" w14:textId="77777777" w:rsidR="00FE1FC8" w:rsidRDefault="00FE1FC8" w:rsidP="00FE1FC8">
            <w:pPr>
              <w:pStyle w:val="CTableColumn1"/>
              <w:cnfStyle w:val="000000000000" w:firstRow="0" w:lastRow="0" w:firstColumn="0" w:lastColumn="0" w:oddVBand="0" w:evenVBand="0" w:oddHBand="0" w:evenHBand="0" w:firstRowFirstColumn="0" w:firstRowLastColumn="0" w:lastRowFirstColumn="0" w:lastRowLastColumn="0"/>
            </w:pPr>
          </w:p>
          <w:p w14:paraId="2C9BDA50" w14:textId="77777777" w:rsidR="00FE1FC8" w:rsidRPr="00302532" w:rsidRDefault="00FE1FC8" w:rsidP="00FE1FC8">
            <w:pPr>
              <w:pStyle w:val="CTableColumn1"/>
              <w:cnfStyle w:val="000000000000" w:firstRow="0" w:lastRow="0" w:firstColumn="0" w:lastColumn="0" w:oddVBand="0" w:evenVBand="0" w:oddHBand="0" w:evenHBand="0" w:firstRowFirstColumn="0" w:firstRowLastColumn="0" w:lastRowFirstColumn="0" w:lastRowLastColumn="0"/>
            </w:pPr>
          </w:p>
        </w:tc>
      </w:tr>
      <w:tr w:rsidR="00FE1FC8" w:rsidRPr="00C44459" w14:paraId="26D54C1A" w14:textId="77777777" w:rsidTr="00C44459">
        <w:trPr>
          <w:trHeight w:val="624"/>
        </w:trPr>
        <w:tc>
          <w:tcPr>
            <w:cnfStyle w:val="001000000000" w:firstRow="0" w:lastRow="0" w:firstColumn="1" w:lastColumn="0" w:oddVBand="0" w:evenVBand="0" w:oddHBand="0" w:evenHBand="0" w:firstRowFirstColumn="0" w:firstRowLastColumn="0" w:lastRowFirstColumn="0" w:lastRowLastColumn="0"/>
            <w:tcW w:w="2254" w:type="dxa"/>
          </w:tcPr>
          <w:p w14:paraId="31085C70" w14:textId="5FD542DB" w:rsidR="00FE1FC8" w:rsidRPr="00FE1FC8" w:rsidRDefault="00FE1FC8" w:rsidP="00FE1FC8">
            <w:pPr>
              <w:pStyle w:val="CTableColumn1"/>
              <w:jc w:val="left"/>
              <w:rPr>
                <w:i w:val="0"/>
                <w:iCs w:val="0"/>
              </w:rPr>
            </w:pPr>
            <w:r w:rsidRPr="00FE1FC8">
              <w:rPr>
                <w:i w:val="0"/>
                <w:iCs w:val="0"/>
              </w:rPr>
              <w:t>Document Sign Off</w:t>
            </w:r>
          </w:p>
        </w:tc>
        <w:tc>
          <w:tcPr>
            <w:tcW w:w="7380" w:type="dxa"/>
          </w:tcPr>
          <w:tbl>
            <w:tblPr>
              <w:tblStyle w:val="TableGrid"/>
              <w:tblW w:w="0" w:type="auto"/>
              <w:tblLook w:val="06A0" w:firstRow="1" w:lastRow="0" w:firstColumn="1" w:lastColumn="0" w:noHBand="1" w:noVBand="1"/>
            </w:tblPr>
            <w:tblGrid>
              <w:gridCol w:w="1594"/>
              <w:gridCol w:w="2410"/>
              <w:gridCol w:w="3119"/>
            </w:tblGrid>
            <w:tr w:rsidR="00FE1FC8" w14:paraId="2A0BF201" w14:textId="77777777" w:rsidTr="000C55BF">
              <w:trPr>
                <w:trHeight w:val="300"/>
              </w:trPr>
              <w:tc>
                <w:tcPr>
                  <w:tcW w:w="1594" w:type="dxa"/>
                  <w:shd w:val="clear" w:color="auto" w:fill="1E1E1E" w:themeFill="background2"/>
                </w:tcPr>
                <w:p w14:paraId="1372BB5B" w14:textId="77777777" w:rsidR="00FE1FC8" w:rsidRPr="00FE1FC8" w:rsidRDefault="00FE1FC8" w:rsidP="00FE1FC8">
                  <w:pPr>
                    <w:pStyle w:val="CTableColumn1"/>
                    <w:rPr>
                      <w:color w:val="FFFFFF" w:themeColor="background1"/>
                    </w:rPr>
                  </w:pPr>
                </w:p>
              </w:tc>
              <w:tc>
                <w:tcPr>
                  <w:tcW w:w="2410" w:type="dxa"/>
                  <w:shd w:val="clear" w:color="auto" w:fill="1E1E1E" w:themeFill="background2"/>
                </w:tcPr>
                <w:p w14:paraId="338A45D6" w14:textId="77777777" w:rsidR="00FE1FC8" w:rsidRPr="00FE1FC8" w:rsidRDefault="00FE1FC8" w:rsidP="00FE1FC8">
                  <w:pPr>
                    <w:pStyle w:val="CTableColumn1"/>
                    <w:rPr>
                      <w:color w:val="FFFFFF" w:themeColor="background1"/>
                    </w:rPr>
                  </w:pPr>
                  <w:r w:rsidRPr="00FE1FC8">
                    <w:rPr>
                      <w:color w:val="FFFFFF" w:themeColor="background1"/>
                    </w:rPr>
                    <w:t>Name</w:t>
                  </w:r>
                </w:p>
              </w:tc>
              <w:tc>
                <w:tcPr>
                  <w:tcW w:w="3119" w:type="dxa"/>
                  <w:shd w:val="clear" w:color="auto" w:fill="1E1E1E" w:themeFill="background2"/>
                </w:tcPr>
                <w:p w14:paraId="5AA5E9EC" w14:textId="77777777" w:rsidR="00FE1FC8" w:rsidRPr="00FE1FC8" w:rsidRDefault="00FE1FC8" w:rsidP="00FE1FC8">
                  <w:pPr>
                    <w:pStyle w:val="CTableColumn1"/>
                    <w:rPr>
                      <w:color w:val="FFFFFF" w:themeColor="background1"/>
                    </w:rPr>
                  </w:pPr>
                  <w:r w:rsidRPr="00FE1FC8">
                    <w:rPr>
                      <w:color w:val="FFFFFF" w:themeColor="background1"/>
                    </w:rPr>
                    <w:t>Title/Role</w:t>
                  </w:r>
                </w:p>
              </w:tc>
            </w:tr>
            <w:tr w:rsidR="00FE1FC8" w14:paraId="4553233E" w14:textId="77777777" w:rsidTr="000C55BF">
              <w:trPr>
                <w:trHeight w:val="300"/>
              </w:trPr>
              <w:tc>
                <w:tcPr>
                  <w:tcW w:w="1594" w:type="dxa"/>
                  <w:shd w:val="clear" w:color="auto" w:fill="FFFFFF" w:themeFill="background1"/>
                </w:tcPr>
                <w:p w14:paraId="274FE017" w14:textId="77777777" w:rsidR="00FE1FC8" w:rsidRDefault="00FE1FC8" w:rsidP="00FE1FC8">
                  <w:pPr>
                    <w:pStyle w:val="CTableColumn1"/>
                  </w:pPr>
                  <w:r>
                    <w:t>Approved By</w:t>
                  </w:r>
                </w:p>
              </w:tc>
              <w:tc>
                <w:tcPr>
                  <w:tcW w:w="2410" w:type="dxa"/>
                  <w:shd w:val="clear" w:color="auto" w:fill="FFFFFF" w:themeFill="background1"/>
                </w:tcPr>
                <w:p w14:paraId="3E549006" w14:textId="77777777" w:rsidR="00FE1FC8" w:rsidRDefault="00FE1FC8" w:rsidP="00FE1FC8">
                  <w:pPr>
                    <w:pStyle w:val="CTableColumn1"/>
                  </w:pPr>
                </w:p>
              </w:tc>
              <w:tc>
                <w:tcPr>
                  <w:tcW w:w="3119" w:type="dxa"/>
                  <w:shd w:val="clear" w:color="auto" w:fill="FFFFFF" w:themeFill="background1"/>
                </w:tcPr>
                <w:p w14:paraId="4D25FC76" w14:textId="77777777" w:rsidR="00FE1FC8" w:rsidRDefault="00FE1FC8" w:rsidP="00FE1FC8">
                  <w:pPr>
                    <w:pStyle w:val="CTableColumn1"/>
                  </w:pPr>
                </w:p>
              </w:tc>
            </w:tr>
            <w:tr w:rsidR="00FE1FC8" w14:paraId="15803F0E" w14:textId="77777777" w:rsidTr="000C55BF">
              <w:trPr>
                <w:trHeight w:val="300"/>
              </w:trPr>
              <w:tc>
                <w:tcPr>
                  <w:tcW w:w="1594" w:type="dxa"/>
                  <w:shd w:val="clear" w:color="auto" w:fill="FFFFFF" w:themeFill="background1"/>
                </w:tcPr>
                <w:p w14:paraId="217BDC57" w14:textId="77777777" w:rsidR="00FE1FC8" w:rsidRDefault="00FE1FC8" w:rsidP="00FE1FC8">
                  <w:pPr>
                    <w:pStyle w:val="CTableColumn1"/>
                  </w:pPr>
                  <w:r>
                    <w:t>Signature</w:t>
                  </w:r>
                </w:p>
              </w:tc>
              <w:tc>
                <w:tcPr>
                  <w:tcW w:w="2410" w:type="dxa"/>
                  <w:shd w:val="clear" w:color="auto" w:fill="FFFFFF" w:themeFill="background1"/>
                </w:tcPr>
                <w:p w14:paraId="27C0AEC7" w14:textId="77777777" w:rsidR="00FE1FC8" w:rsidRDefault="00FE1FC8" w:rsidP="00FE1FC8">
                  <w:pPr>
                    <w:pStyle w:val="CTableColumn1"/>
                  </w:pPr>
                </w:p>
              </w:tc>
              <w:tc>
                <w:tcPr>
                  <w:tcW w:w="3119" w:type="dxa"/>
                  <w:shd w:val="clear" w:color="auto" w:fill="FFFFFF" w:themeFill="background1"/>
                </w:tcPr>
                <w:p w14:paraId="25FDD279" w14:textId="77777777" w:rsidR="00FE1FC8" w:rsidRDefault="00FE1FC8" w:rsidP="00FE1FC8">
                  <w:pPr>
                    <w:pStyle w:val="CTableColumn1"/>
                  </w:pPr>
                  <w:r>
                    <w:t>Date:</w:t>
                  </w:r>
                </w:p>
              </w:tc>
            </w:tr>
          </w:tbl>
          <w:p w14:paraId="28CEF68D" w14:textId="77777777" w:rsidR="00FE1FC8" w:rsidRDefault="00FE1FC8" w:rsidP="00FE1FC8">
            <w:pPr>
              <w:pStyle w:val="CTableColumn1"/>
              <w:cnfStyle w:val="000000000000" w:firstRow="0" w:lastRow="0" w:firstColumn="0" w:lastColumn="0" w:oddVBand="0" w:evenVBand="0" w:oddHBand="0" w:evenHBand="0" w:firstRowFirstColumn="0" w:firstRowLastColumn="0" w:lastRowFirstColumn="0" w:lastRowLastColumn="0"/>
            </w:pPr>
          </w:p>
        </w:tc>
      </w:tr>
    </w:tbl>
    <w:p w14:paraId="030A2642" w14:textId="54F5552E" w:rsidR="00F55FB3" w:rsidRPr="00F55FB3" w:rsidRDefault="00F55FB3">
      <w:pPr>
        <w:rPr>
          <w:rFonts w:ascii="Arial" w:hAnsi="Arial" w:cs="Arial"/>
          <w:b/>
          <w:bCs/>
          <w:color w:val="1E1E1E" w:themeColor="background2"/>
          <w:sz w:val="20"/>
          <w:szCs w:val="20"/>
        </w:rPr>
      </w:pPr>
      <w:r w:rsidRPr="00F55FB3">
        <w:rPr>
          <w:rFonts w:ascii="Arial" w:hAnsi="Arial" w:cs="Arial"/>
          <w:sz w:val="20"/>
          <w:szCs w:val="20"/>
        </w:rPr>
        <w:br w:type="page"/>
      </w:r>
    </w:p>
    <w:bookmarkEnd w:id="5"/>
    <w:bookmarkEnd w:id="7"/>
    <w:bookmarkEnd w:id="8"/>
    <w:p w14:paraId="2B64DD8D" w14:textId="77777777" w:rsidR="001D0E51" w:rsidRPr="00F55FB3" w:rsidRDefault="001D0E51" w:rsidP="00C254E3">
      <w:pPr>
        <w:spacing w:before="120" w:after="120" w:line="288" w:lineRule="auto"/>
        <w:rPr>
          <w:rFonts w:ascii="Arial" w:eastAsia="Arial" w:hAnsi="Arial" w:cs="Arial"/>
          <w:sz w:val="20"/>
          <w:szCs w:val="20"/>
        </w:rPr>
      </w:pPr>
    </w:p>
    <w:p w14:paraId="5794403D" w14:textId="77777777" w:rsidR="0015628E" w:rsidRPr="00F55FB3" w:rsidRDefault="0015628E" w:rsidP="33BE00E9">
      <w:pPr>
        <w:pStyle w:val="08TableHeading"/>
        <w:rPr>
          <w:rFonts w:ascii="Arial" w:hAnsi="Arial"/>
          <w:szCs w:val="20"/>
        </w:rPr>
      </w:pPr>
      <w:bookmarkStart w:id="9" w:name="_Toc98840116"/>
      <w:bookmarkStart w:id="10" w:name="_Toc98840240"/>
      <w:bookmarkStart w:id="11" w:name="_Toc98840286"/>
      <w:bookmarkStart w:id="12" w:name="_Hlk95305983"/>
      <w:r w:rsidRPr="33BE00E9">
        <w:rPr>
          <w:rFonts w:ascii="Arial" w:eastAsia="Arial" w:hAnsi="Arial"/>
          <w:color w:val="004180" w:themeColor="accent3" w:themeShade="80"/>
          <w:sz w:val="36"/>
          <w:szCs w:val="36"/>
        </w:rPr>
        <w:t>Table of Contents</w:t>
      </w:r>
      <w:bookmarkEnd w:id="9"/>
      <w:bookmarkEnd w:id="10"/>
      <w:bookmarkEnd w:id="11"/>
      <w:r w:rsidRPr="33BE00E9">
        <w:rPr>
          <w:rFonts w:ascii="Arial" w:eastAsia="Arial" w:hAnsi="Arial"/>
          <w:color w:val="004180" w:themeColor="accent3" w:themeShade="80"/>
          <w:sz w:val="36"/>
          <w:szCs w:val="36"/>
        </w:rPr>
        <w:t xml:space="preserve"> </w:t>
      </w:r>
    </w:p>
    <w:bookmarkStart w:id="13" w:name="_Hlk95306011"/>
    <w:p w14:paraId="50B77262" w14:textId="13D06A6C" w:rsidR="009A1500" w:rsidRDefault="25CEE67F">
      <w:pPr>
        <w:pStyle w:val="TOC1"/>
        <w:rPr>
          <w:rFonts w:eastAsiaTheme="minorEastAsia"/>
          <w:b w:val="0"/>
          <w:bCs w:val="0"/>
          <w:kern w:val="2"/>
          <w:lang w:eastAsia="en-AU"/>
          <w14:ligatures w14:val="standardContextual"/>
        </w:rPr>
      </w:pPr>
      <w:r>
        <w:fldChar w:fldCharType="begin"/>
      </w:r>
      <w:r w:rsidR="00EC2FB3">
        <w:instrText>TOC \o "1-3" \z \u \h</w:instrText>
      </w:r>
      <w:r>
        <w:fldChar w:fldCharType="separate"/>
      </w:r>
      <w:hyperlink w:anchor="_Toc227329614" w:history="1">
        <w:r w:rsidR="009A1500" w:rsidRPr="000E0623">
          <w:rPr>
            <w:rStyle w:val="Hyperlink"/>
          </w:rPr>
          <w:t>Document Control Information</w:t>
        </w:r>
        <w:r w:rsidR="009A1500">
          <w:rPr>
            <w:webHidden/>
          </w:rPr>
          <w:tab/>
        </w:r>
        <w:r w:rsidR="009A1500">
          <w:rPr>
            <w:webHidden/>
          </w:rPr>
          <w:fldChar w:fldCharType="begin"/>
        </w:r>
        <w:r w:rsidR="009A1500">
          <w:rPr>
            <w:webHidden/>
          </w:rPr>
          <w:instrText xml:space="preserve"> PAGEREF _Toc227329614 \h </w:instrText>
        </w:r>
        <w:r w:rsidR="009A1500">
          <w:rPr>
            <w:webHidden/>
          </w:rPr>
        </w:r>
        <w:r w:rsidR="009A1500">
          <w:rPr>
            <w:webHidden/>
          </w:rPr>
          <w:fldChar w:fldCharType="separate"/>
        </w:r>
        <w:r w:rsidR="00757EC2">
          <w:rPr>
            <w:webHidden/>
          </w:rPr>
          <w:t>2</w:t>
        </w:r>
        <w:r w:rsidR="009A1500">
          <w:rPr>
            <w:webHidden/>
          </w:rPr>
          <w:fldChar w:fldCharType="end"/>
        </w:r>
      </w:hyperlink>
    </w:p>
    <w:p w14:paraId="28ABFE9B" w14:textId="50EBF2F2" w:rsidR="009A1500" w:rsidRDefault="009A1500">
      <w:pPr>
        <w:pStyle w:val="TOC1"/>
        <w:rPr>
          <w:rFonts w:eastAsiaTheme="minorEastAsia"/>
          <w:b w:val="0"/>
          <w:bCs w:val="0"/>
          <w:kern w:val="2"/>
          <w:lang w:eastAsia="en-AU"/>
          <w14:ligatures w14:val="standardContextual"/>
        </w:rPr>
      </w:pPr>
      <w:hyperlink w:anchor="_Toc227329615" w:history="1">
        <w:r w:rsidRPr="000E0623">
          <w:rPr>
            <w:rStyle w:val="Hyperlink"/>
          </w:rPr>
          <w:t>1.</w:t>
        </w:r>
        <w:r>
          <w:rPr>
            <w:rFonts w:eastAsiaTheme="minorEastAsia"/>
            <w:b w:val="0"/>
            <w:bCs w:val="0"/>
            <w:kern w:val="2"/>
            <w:lang w:eastAsia="en-AU"/>
            <w14:ligatures w14:val="standardContextual"/>
          </w:rPr>
          <w:tab/>
        </w:r>
        <w:r w:rsidRPr="000E0623">
          <w:rPr>
            <w:rStyle w:val="Hyperlink"/>
          </w:rPr>
          <w:t>Overview</w:t>
        </w:r>
        <w:r>
          <w:rPr>
            <w:webHidden/>
          </w:rPr>
          <w:tab/>
        </w:r>
        <w:r>
          <w:rPr>
            <w:webHidden/>
          </w:rPr>
          <w:fldChar w:fldCharType="begin"/>
        </w:r>
        <w:r>
          <w:rPr>
            <w:webHidden/>
          </w:rPr>
          <w:instrText xml:space="preserve"> PAGEREF _Toc227329615 \h </w:instrText>
        </w:r>
        <w:r>
          <w:rPr>
            <w:webHidden/>
          </w:rPr>
        </w:r>
        <w:r>
          <w:rPr>
            <w:webHidden/>
          </w:rPr>
          <w:fldChar w:fldCharType="separate"/>
        </w:r>
        <w:r w:rsidR="00757EC2">
          <w:rPr>
            <w:webHidden/>
          </w:rPr>
          <w:t>5</w:t>
        </w:r>
        <w:r>
          <w:rPr>
            <w:webHidden/>
          </w:rPr>
          <w:fldChar w:fldCharType="end"/>
        </w:r>
      </w:hyperlink>
    </w:p>
    <w:p w14:paraId="69535473" w14:textId="13171C4D" w:rsidR="009A1500" w:rsidRDefault="009A1500">
      <w:pPr>
        <w:pStyle w:val="TOC2"/>
        <w:rPr>
          <w:rFonts w:eastAsiaTheme="minorEastAsia"/>
          <w:b w:val="0"/>
          <w:bCs w:val="0"/>
          <w:color w:val="auto"/>
          <w:kern w:val="2"/>
          <w:sz w:val="24"/>
          <w:szCs w:val="24"/>
          <w:lang w:eastAsia="en-AU"/>
          <w14:ligatures w14:val="standardContextual"/>
        </w:rPr>
      </w:pPr>
      <w:hyperlink w:anchor="_Toc227329616" w:history="1">
        <w:r w:rsidRPr="000E0623">
          <w:rPr>
            <w:rStyle w:val="Hyperlink"/>
          </w:rPr>
          <w:t>1.1.</w:t>
        </w:r>
        <w:r>
          <w:rPr>
            <w:rFonts w:eastAsiaTheme="minorEastAsia"/>
            <w:b w:val="0"/>
            <w:bCs w:val="0"/>
            <w:color w:val="auto"/>
            <w:kern w:val="2"/>
            <w:sz w:val="24"/>
            <w:szCs w:val="24"/>
            <w:lang w:eastAsia="en-AU"/>
            <w14:ligatures w14:val="standardContextual"/>
          </w:rPr>
          <w:tab/>
        </w:r>
        <w:r w:rsidRPr="000E0623">
          <w:rPr>
            <w:rStyle w:val="Hyperlink"/>
          </w:rPr>
          <w:t>Purpose/Objective</w:t>
        </w:r>
        <w:r>
          <w:rPr>
            <w:webHidden/>
          </w:rPr>
          <w:tab/>
        </w:r>
        <w:r>
          <w:rPr>
            <w:webHidden/>
          </w:rPr>
          <w:fldChar w:fldCharType="begin"/>
        </w:r>
        <w:r>
          <w:rPr>
            <w:webHidden/>
          </w:rPr>
          <w:instrText xml:space="preserve"> PAGEREF _Toc227329616 \h </w:instrText>
        </w:r>
        <w:r>
          <w:rPr>
            <w:webHidden/>
          </w:rPr>
        </w:r>
        <w:r>
          <w:rPr>
            <w:webHidden/>
          </w:rPr>
          <w:fldChar w:fldCharType="separate"/>
        </w:r>
        <w:r w:rsidR="00757EC2">
          <w:rPr>
            <w:webHidden/>
          </w:rPr>
          <w:t>5</w:t>
        </w:r>
        <w:r>
          <w:rPr>
            <w:webHidden/>
          </w:rPr>
          <w:fldChar w:fldCharType="end"/>
        </w:r>
      </w:hyperlink>
    </w:p>
    <w:p w14:paraId="3CDBBF4E" w14:textId="7CFEF01E" w:rsidR="009A1500" w:rsidRDefault="009A1500">
      <w:pPr>
        <w:pStyle w:val="TOC2"/>
        <w:rPr>
          <w:rFonts w:eastAsiaTheme="minorEastAsia"/>
          <w:b w:val="0"/>
          <w:bCs w:val="0"/>
          <w:color w:val="auto"/>
          <w:kern w:val="2"/>
          <w:sz w:val="24"/>
          <w:szCs w:val="24"/>
          <w:lang w:eastAsia="en-AU"/>
          <w14:ligatures w14:val="standardContextual"/>
        </w:rPr>
      </w:pPr>
      <w:hyperlink w:anchor="_Toc227329617" w:history="1">
        <w:r w:rsidRPr="000E0623">
          <w:rPr>
            <w:rStyle w:val="Hyperlink"/>
          </w:rPr>
          <w:t>1.2.</w:t>
        </w:r>
        <w:r>
          <w:rPr>
            <w:rFonts w:eastAsiaTheme="minorEastAsia"/>
            <w:b w:val="0"/>
            <w:bCs w:val="0"/>
            <w:color w:val="auto"/>
            <w:kern w:val="2"/>
            <w:sz w:val="24"/>
            <w:szCs w:val="24"/>
            <w:lang w:eastAsia="en-AU"/>
            <w14:ligatures w14:val="standardContextual"/>
          </w:rPr>
          <w:tab/>
        </w:r>
        <w:r w:rsidRPr="000E0623">
          <w:rPr>
            <w:rStyle w:val="Hyperlink"/>
          </w:rPr>
          <w:t>Audience</w:t>
        </w:r>
        <w:r>
          <w:rPr>
            <w:webHidden/>
          </w:rPr>
          <w:tab/>
        </w:r>
        <w:r>
          <w:rPr>
            <w:webHidden/>
          </w:rPr>
          <w:fldChar w:fldCharType="begin"/>
        </w:r>
        <w:r>
          <w:rPr>
            <w:webHidden/>
          </w:rPr>
          <w:instrText xml:space="preserve"> PAGEREF _Toc227329617 \h </w:instrText>
        </w:r>
        <w:r>
          <w:rPr>
            <w:webHidden/>
          </w:rPr>
        </w:r>
        <w:r>
          <w:rPr>
            <w:webHidden/>
          </w:rPr>
          <w:fldChar w:fldCharType="separate"/>
        </w:r>
        <w:r w:rsidR="00757EC2">
          <w:rPr>
            <w:webHidden/>
          </w:rPr>
          <w:t>5</w:t>
        </w:r>
        <w:r>
          <w:rPr>
            <w:webHidden/>
          </w:rPr>
          <w:fldChar w:fldCharType="end"/>
        </w:r>
      </w:hyperlink>
    </w:p>
    <w:p w14:paraId="5546F305" w14:textId="74F0C691" w:rsidR="009A1500" w:rsidRDefault="009A1500">
      <w:pPr>
        <w:pStyle w:val="TOC2"/>
        <w:rPr>
          <w:rFonts w:eastAsiaTheme="minorEastAsia"/>
          <w:b w:val="0"/>
          <w:bCs w:val="0"/>
          <w:color w:val="auto"/>
          <w:kern w:val="2"/>
          <w:sz w:val="24"/>
          <w:szCs w:val="24"/>
          <w:lang w:eastAsia="en-AU"/>
          <w14:ligatures w14:val="standardContextual"/>
        </w:rPr>
      </w:pPr>
      <w:hyperlink w:anchor="_Toc227329618" w:history="1">
        <w:r w:rsidRPr="000E0623">
          <w:rPr>
            <w:rStyle w:val="Hyperlink"/>
          </w:rPr>
          <w:t>1.3.</w:t>
        </w:r>
        <w:r>
          <w:rPr>
            <w:rFonts w:eastAsiaTheme="minorEastAsia"/>
            <w:b w:val="0"/>
            <w:bCs w:val="0"/>
            <w:color w:val="auto"/>
            <w:kern w:val="2"/>
            <w:sz w:val="24"/>
            <w:szCs w:val="24"/>
            <w:lang w:eastAsia="en-AU"/>
            <w14:ligatures w14:val="standardContextual"/>
          </w:rPr>
          <w:tab/>
        </w:r>
        <w:r w:rsidRPr="000E0623">
          <w:rPr>
            <w:rStyle w:val="Hyperlink"/>
          </w:rPr>
          <w:t>Scope</w:t>
        </w:r>
        <w:r>
          <w:rPr>
            <w:webHidden/>
          </w:rPr>
          <w:tab/>
        </w:r>
        <w:r>
          <w:rPr>
            <w:webHidden/>
          </w:rPr>
          <w:fldChar w:fldCharType="begin"/>
        </w:r>
        <w:r>
          <w:rPr>
            <w:webHidden/>
          </w:rPr>
          <w:instrText xml:space="preserve"> PAGEREF _Toc227329618 \h </w:instrText>
        </w:r>
        <w:r>
          <w:rPr>
            <w:webHidden/>
          </w:rPr>
        </w:r>
        <w:r>
          <w:rPr>
            <w:webHidden/>
          </w:rPr>
          <w:fldChar w:fldCharType="separate"/>
        </w:r>
        <w:r w:rsidR="00757EC2">
          <w:rPr>
            <w:webHidden/>
          </w:rPr>
          <w:t>5</w:t>
        </w:r>
        <w:r>
          <w:rPr>
            <w:webHidden/>
          </w:rPr>
          <w:fldChar w:fldCharType="end"/>
        </w:r>
      </w:hyperlink>
    </w:p>
    <w:p w14:paraId="1DE5DEEF" w14:textId="6C9026D3" w:rsidR="009A1500" w:rsidRDefault="009A1500">
      <w:pPr>
        <w:pStyle w:val="TOC1"/>
        <w:rPr>
          <w:rFonts w:eastAsiaTheme="minorEastAsia"/>
          <w:b w:val="0"/>
          <w:bCs w:val="0"/>
          <w:kern w:val="2"/>
          <w:lang w:eastAsia="en-AU"/>
          <w14:ligatures w14:val="standardContextual"/>
        </w:rPr>
      </w:pPr>
      <w:hyperlink w:anchor="_Toc227329619" w:history="1">
        <w:r w:rsidRPr="000E0623">
          <w:rPr>
            <w:rStyle w:val="Hyperlink"/>
          </w:rPr>
          <w:t>2.</w:t>
        </w:r>
        <w:r>
          <w:rPr>
            <w:rFonts w:eastAsiaTheme="minorEastAsia"/>
            <w:b w:val="0"/>
            <w:bCs w:val="0"/>
            <w:kern w:val="2"/>
            <w:lang w:eastAsia="en-AU"/>
            <w14:ligatures w14:val="standardContextual"/>
          </w:rPr>
          <w:tab/>
        </w:r>
        <w:r w:rsidRPr="000E0623">
          <w:rPr>
            <w:rStyle w:val="Hyperlink"/>
          </w:rPr>
          <w:t>Integration Scenarios</w:t>
        </w:r>
        <w:r>
          <w:rPr>
            <w:webHidden/>
          </w:rPr>
          <w:tab/>
        </w:r>
        <w:r>
          <w:rPr>
            <w:webHidden/>
          </w:rPr>
          <w:fldChar w:fldCharType="begin"/>
        </w:r>
        <w:r>
          <w:rPr>
            <w:webHidden/>
          </w:rPr>
          <w:instrText xml:space="preserve"> PAGEREF _Toc227329619 \h </w:instrText>
        </w:r>
        <w:r>
          <w:rPr>
            <w:webHidden/>
          </w:rPr>
        </w:r>
        <w:r>
          <w:rPr>
            <w:webHidden/>
          </w:rPr>
          <w:fldChar w:fldCharType="separate"/>
        </w:r>
        <w:r w:rsidR="00757EC2">
          <w:rPr>
            <w:webHidden/>
          </w:rPr>
          <w:t>7</w:t>
        </w:r>
        <w:r>
          <w:rPr>
            <w:webHidden/>
          </w:rPr>
          <w:fldChar w:fldCharType="end"/>
        </w:r>
      </w:hyperlink>
    </w:p>
    <w:p w14:paraId="16A641AE" w14:textId="19D424C2" w:rsidR="009A1500" w:rsidRDefault="009A1500">
      <w:pPr>
        <w:pStyle w:val="TOC2"/>
        <w:rPr>
          <w:rFonts w:eastAsiaTheme="minorEastAsia"/>
          <w:b w:val="0"/>
          <w:bCs w:val="0"/>
          <w:color w:val="auto"/>
          <w:kern w:val="2"/>
          <w:sz w:val="24"/>
          <w:szCs w:val="24"/>
          <w:lang w:eastAsia="en-AU"/>
          <w14:ligatures w14:val="standardContextual"/>
        </w:rPr>
      </w:pPr>
      <w:hyperlink w:anchor="_Toc227329620" w:history="1">
        <w:r w:rsidRPr="000E0623">
          <w:rPr>
            <w:rStyle w:val="Hyperlink"/>
          </w:rPr>
          <w:t>2.1.</w:t>
        </w:r>
        <w:r>
          <w:rPr>
            <w:rFonts w:eastAsiaTheme="minorEastAsia"/>
            <w:b w:val="0"/>
            <w:bCs w:val="0"/>
            <w:color w:val="auto"/>
            <w:kern w:val="2"/>
            <w:sz w:val="24"/>
            <w:szCs w:val="24"/>
            <w:lang w:eastAsia="en-AU"/>
            <w14:ligatures w14:val="standardContextual"/>
          </w:rPr>
          <w:tab/>
        </w:r>
        <w:r w:rsidRPr="000E0623">
          <w:rPr>
            <w:rStyle w:val="Hyperlink"/>
          </w:rPr>
          <w:t>Integration Pattern Matrix</w:t>
        </w:r>
        <w:r>
          <w:rPr>
            <w:webHidden/>
          </w:rPr>
          <w:tab/>
        </w:r>
        <w:r>
          <w:rPr>
            <w:webHidden/>
          </w:rPr>
          <w:fldChar w:fldCharType="begin"/>
        </w:r>
        <w:r>
          <w:rPr>
            <w:webHidden/>
          </w:rPr>
          <w:instrText xml:space="preserve"> PAGEREF _Toc227329620 \h </w:instrText>
        </w:r>
        <w:r>
          <w:rPr>
            <w:webHidden/>
          </w:rPr>
        </w:r>
        <w:r>
          <w:rPr>
            <w:webHidden/>
          </w:rPr>
          <w:fldChar w:fldCharType="separate"/>
        </w:r>
        <w:r w:rsidR="00757EC2">
          <w:rPr>
            <w:webHidden/>
          </w:rPr>
          <w:t>7</w:t>
        </w:r>
        <w:r>
          <w:rPr>
            <w:webHidden/>
          </w:rPr>
          <w:fldChar w:fldCharType="end"/>
        </w:r>
      </w:hyperlink>
    </w:p>
    <w:p w14:paraId="0332754D" w14:textId="710A9CED" w:rsidR="009A1500" w:rsidRDefault="009A1500">
      <w:pPr>
        <w:pStyle w:val="TOC2"/>
        <w:rPr>
          <w:rFonts w:eastAsiaTheme="minorEastAsia"/>
          <w:b w:val="0"/>
          <w:bCs w:val="0"/>
          <w:color w:val="auto"/>
          <w:kern w:val="2"/>
          <w:sz w:val="24"/>
          <w:szCs w:val="24"/>
          <w:lang w:eastAsia="en-AU"/>
          <w14:ligatures w14:val="standardContextual"/>
        </w:rPr>
      </w:pPr>
      <w:hyperlink w:anchor="_Toc227329621" w:history="1">
        <w:r w:rsidRPr="000E0623">
          <w:rPr>
            <w:rStyle w:val="Hyperlink"/>
          </w:rPr>
          <w:t>2.2.</w:t>
        </w:r>
        <w:r>
          <w:rPr>
            <w:rFonts w:eastAsiaTheme="minorEastAsia"/>
            <w:b w:val="0"/>
            <w:bCs w:val="0"/>
            <w:color w:val="auto"/>
            <w:kern w:val="2"/>
            <w:sz w:val="24"/>
            <w:szCs w:val="24"/>
            <w:lang w:eastAsia="en-AU"/>
            <w14:ligatures w14:val="standardContextual"/>
          </w:rPr>
          <w:tab/>
        </w:r>
        <w:r w:rsidRPr="000E0623">
          <w:rPr>
            <w:rStyle w:val="Hyperlink"/>
          </w:rPr>
          <w:t>Pattern STANDARD</w:t>
        </w:r>
        <w:r>
          <w:rPr>
            <w:webHidden/>
          </w:rPr>
          <w:tab/>
        </w:r>
        <w:r>
          <w:rPr>
            <w:webHidden/>
          </w:rPr>
          <w:fldChar w:fldCharType="begin"/>
        </w:r>
        <w:r>
          <w:rPr>
            <w:webHidden/>
          </w:rPr>
          <w:instrText xml:space="preserve"> PAGEREF _Toc227329621 \h </w:instrText>
        </w:r>
        <w:r>
          <w:rPr>
            <w:webHidden/>
          </w:rPr>
        </w:r>
        <w:r>
          <w:rPr>
            <w:webHidden/>
          </w:rPr>
          <w:fldChar w:fldCharType="separate"/>
        </w:r>
        <w:r w:rsidR="00757EC2">
          <w:rPr>
            <w:webHidden/>
          </w:rPr>
          <w:t>8</w:t>
        </w:r>
        <w:r>
          <w:rPr>
            <w:webHidden/>
          </w:rPr>
          <w:fldChar w:fldCharType="end"/>
        </w:r>
      </w:hyperlink>
    </w:p>
    <w:p w14:paraId="41CAAA38" w14:textId="2A43C68C" w:rsidR="009A1500" w:rsidRDefault="009A1500">
      <w:pPr>
        <w:pStyle w:val="TOC2"/>
        <w:rPr>
          <w:rFonts w:eastAsiaTheme="minorEastAsia"/>
          <w:b w:val="0"/>
          <w:bCs w:val="0"/>
          <w:color w:val="auto"/>
          <w:kern w:val="2"/>
          <w:sz w:val="24"/>
          <w:szCs w:val="24"/>
          <w:lang w:eastAsia="en-AU"/>
          <w14:ligatures w14:val="standardContextual"/>
        </w:rPr>
      </w:pPr>
      <w:hyperlink w:anchor="_Toc227329622" w:history="1">
        <w:r w:rsidRPr="000E0623">
          <w:rPr>
            <w:rStyle w:val="Hyperlink"/>
          </w:rPr>
          <w:t>2.3.</w:t>
        </w:r>
        <w:r>
          <w:rPr>
            <w:rFonts w:eastAsiaTheme="minorEastAsia"/>
            <w:b w:val="0"/>
            <w:bCs w:val="0"/>
            <w:color w:val="auto"/>
            <w:kern w:val="2"/>
            <w:sz w:val="24"/>
            <w:szCs w:val="24"/>
            <w:lang w:eastAsia="en-AU"/>
            <w14:ligatures w14:val="standardContextual"/>
          </w:rPr>
          <w:tab/>
        </w:r>
        <w:r w:rsidRPr="000E0623">
          <w:rPr>
            <w:rStyle w:val="Hyperlink"/>
          </w:rPr>
          <w:t>Pattern IN-API and OUT-API</w:t>
        </w:r>
        <w:r>
          <w:rPr>
            <w:webHidden/>
          </w:rPr>
          <w:tab/>
        </w:r>
        <w:r>
          <w:rPr>
            <w:webHidden/>
          </w:rPr>
          <w:fldChar w:fldCharType="begin"/>
        </w:r>
        <w:r>
          <w:rPr>
            <w:webHidden/>
          </w:rPr>
          <w:instrText xml:space="preserve"> PAGEREF _Toc227329622 \h </w:instrText>
        </w:r>
        <w:r>
          <w:rPr>
            <w:webHidden/>
          </w:rPr>
        </w:r>
        <w:r>
          <w:rPr>
            <w:webHidden/>
          </w:rPr>
          <w:fldChar w:fldCharType="separate"/>
        </w:r>
        <w:r w:rsidR="00757EC2">
          <w:rPr>
            <w:webHidden/>
          </w:rPr>
          <w:t>8</w:t>
        </w:r>
        <w:r>
          <w:rPr>
            <w:webHidden/>
          </w:rPr>
          <w:fldChar w:fldCharType="end"/>
        </w:r>
      </w:hyperlink>
    </w:p>
    <w:p w14:paraId="16F0F65F" w14:textId="6D93471A" w:rsidR="009A1500" w:rsidRDefault="009A1500">
      <w:pPr>
        <w:pStyle w:val="TOC2"/>
        <w:rPr>
          <w:rFonts w:eastAsiaTheme="minorEastAsia"/>
          <w:b w:val="0"/>
          <w:bCs w:val="0"/>
          <w:color w:val="auto"/>
          <w:kern w:val="2"/>
          <w:sz w:val="24"/>
          <w:szCs w:val="24"/>
          <w:lang w:eastAsia="en-AU"/>
          <w14:ligatures w14:val="standardContextual"/>
        </w:rPr>
      </w:pPr>
      <w:hyperlink w:anchor="_Toc227329623" w:history="1">
        <w:r w:rsidRPr="000E0623">
          <w:rPr>
            <w:rStyle w:val="Hyperlink"/>
          </w:rPr>
          <w:t>2.4.</w:t>
        </w:r>
        <w:r>
          <w:rPr>
            <w:rFonts w:eastAsiaTheme="minorEastAsia"/>
            <w:b w:val="0"/>
            <w:bCs w:val="0"/>
            <w:color w:val="auto"/>
            <w:kern w:val="2"/>
            <w:sz w:val="24"/>
            <w:szCs w:val="24"/>
            <w:lang w:eastAsia="en-AU"/>
            <w14:ligatures w14:val="standardContextual"/>
          </w:rPr>
          <w:tab/>
        </w:r>
        <w:r w:rsidRPr="000E0623">
          <w:rPr>
            <w:rStyle w:val="Hyperlink"/>
          </w:rPr>
          <w:t>FSM-E2E</w:t>
        </w:r>
        <w:r>
          <w:rPr>
            <w:webHidden/>
          </w:rPr>
          <w:tab/>
        </w:r>
        <w:r>
          <w:rPr>
            <w:webHidden/>
          </w:rPr>
          <w:fldChar w:fldCharType="begin"/>
        </w:r>
        <w:r>
          <w:rPr>
            <w:webHidden/>
          </w:rPr>
          <w:instrText xml:space="preserve"> PAGEREF _Toc227329623 \h </w:instrText>
        </w:r>
        <w:r>
          <w:rPr>
            <w:webHidden/>
          </w:rPr>
        </w:r>
        <w:r>
          <w:rPr>
            <w:webHidden/>
          </w:rPr>
          <w:fldChar w:fldCharType="separate"/>
        </w:r>
        <w:r w:rsidR="00757EC2">
          <w:rPr>
            <w:webHidden/>
          </w:rPr>
          <w:t>9</w:t>
        </w:r>
        <w:r>
          <w:rPr>
            <w:webHidden/>
          </w:rPr>
          <w:fldChar w:fldCharType="end"/>
        </w:r>
      </w:hyperlink>
    </w:p>
    <w:p w14:paraId="352864B1" w14:textId="2F2983EB" w:rsidR="009A1500" w:rsidRDefault="009A1500">
      <w:pPr>
        <w:pStyle w:val="TOC3"/>
        <w:rPr>
          <w:rFonts w:eastAsiaTheme="minorEastAsia"/>
          <w:color w:val="auto"/>
          <w:kern w:val="2"/>
          <w:sz w:val="24"/>
          <w:szCs w:val="24"/>
          <w:lang w:eastAsia="en-AU"/>
          <w14:ligatures w14:val="standardContextual"/>
        </w:rPr>
      </w:pPr>
      <w:hyperlink w:anchor="_Toc227329624" w:history="1">
        <w:r w:rsidRPr="000E0623">
          <w:rPr>
            <w:rStyle w:val="Hyperlink"/>
          </w:rPr>
          <w:t>2.4.1.</w:t>
        </w:r>
        <w:r>
          <w:rPr>
            <w:rFonts w:eastAsiaTheme="minorEastAsia"/>
            <w:color w:val="auto"/>
            <w:kern w:val="2"/>
            <w:sz w:val="24"/>
            <w:szCs w:val="24"/>
            <w:lang w:eastAsia="en-AU"/>
            <w14:ligatures w14:val="standardContextual"/>
          </w:rPr>
          <w:tab/>
        </w:r>
        <w:r w:rsidRPr="000E0623">
          <w:rPr>
            <w:rStyle w:val="Hyperlink"/>
          </w:rPr>
          <w:t>Canonical Model Approach for FSM to S/4HANA Integrations</w:t>
        </w:r>
        <w:r>
          <w:rPr>
            <w:webHidden/>
          </w:rPr>
          <w:tab/>
        </w:r>
        <w:r>
          <w:rPr>
            <w:webHidden/>
          </w:rPr>
          <w:fldChar w:fldCharType="begin"/>
        </w:r>
        <w:r>
          <w:rPr>
            <w:webHidden/>
          </w:rPr>
          <w:instrText xml:space="preserve"> PAGEREF _Toc227329624 \h </w:instrText>
        </w:r>
        <w:r>
          <w:rPr>
            <w:webHidden/>
          </w:rPr>
        </w:r>
        <w:r>
          <w:rPr>
            <w:webHidden/>
          </w:rPr>
          <w:fldChar w:fldCharType="separate"/>
        </w:r>
        <w:r w:rsidR="00757EC2">
          <w:rPr>
            <w:webHidden/>
          </w:rPr>
          <w:t>10</w:t>
        </w:r>
        <w:r>
          <w:rPr>
            <w:webHidden/>
          </w:rPr>
          <w:fldChar w:fldCharType="end"/>
        </w:r>
      </w:hyperlink>
    </w:p>
    <w:p w14:paraId="69ABAD65" w14:textId="0612ABCE" w:rsidR="009A1500" w:rsidRDefault="009A1500">
      <w:pPr>
        <w:pStyle w:val="TOC2"/>
        <w:rPr>
          <w:rFonts w:eastAsiaTheme="minorEastAsia"/>
          <w:b w:val="0"/>
          <w:bCs w:val="0"/>
          <w:color w:val="auto"/>
          <w:kern w:val="2"/>
          <w:sz w:val="24"/>
          <w:szCs w:val="24"/>
          <w:lang w:eastAsia="en-AU"/>
          <w14:ligatures w14:val="standardContextual"/>
        </w:rPr>
      </w:pPr>
      <w:hyperlink w:anchor="_Toc227329625" w:history="1">
        <w:r w:rsidRPr="000E0623">
          <w:rPr>
            <w:rStyle w:val="Hyperlink"/>
          </w:rPr>
          <w:t>2.5.</w:t>
        </w:r>
        <w:r>
          <w:rPr>
            <w:rFonts w:eastAsiaTheme="minorEastAsia"/>
            <w:b w:val="0"/>
            <w:bCs w:val="0"/>
            <w:color w:val="auto"/>
            <w:kern w:val="2"/>
            <w:sz w:val="24"/>
            <w:szCs w:val="24"/>
            <w:lang w:eastAsia="en-AU"/>
            <w14:ligatures w14:val="standardContextual"/>
          </w:rPr>
          <w:tab/>
        </w:r>
        <w:r w:rsidRPr="000E0623">
          <w:rPr>
            <w:rStyle w:val="Hyperlink"/>
          </w:rPr>
          <w:t>BDC</w:t>
        </w:r>
        <w:r>
          <w:rPr>
            <w:webHidden/>
          </w:rPr>
          <w:tab/>
        </w:r>
        <w:r>
          <w:rPr>
            <w:webHidden/>
          </w:rPr>
          <w:fldChar w:fldCharType="begin"/>
        </w:r>
        <w:r>
          <w:rPr>
            <w:webHidden/>
          </w:rPr>
          <w:instrText xml:space="preserve"> PAGEREF _Toc227329625 \h </w:instrText>
        </w:r>
        <w:r>
          <w:rPr>
            <w:webHidden/>
          </w:rPr>
        </w:r>
        <w:r>
          <w:rPr>
            <w:webHidden/>
          </w:rPr>
          <w:fldChar w:fldCharType="separate"/>
        </w:r>
        <w:r w:rsidR="00757EC2">
          <w:rPr>
            <w:webHidden/>
          </w:rPr>
          <w:t>12</w:t>
        </w:r>
        <w:r>
          <w:rPr>
            <w:webHidden/>
          </w:rPr>
          <w:fldChar w:fldCharType="end"/>
        </w:r>
      </w:hyperlink>
    </w:p>
    <w:p w14:paraId="7A27E663" w14:textId="138E7B17" w:rsidR="009A1500" w:rsidRDefault="009A1500">
      <w:pPr>
        <w:pStyle w:val="TOC2"/>
        <w:rPr>
          <w:rFonts w:eastAsiaTheme="minorEastAsia"/>
          <w:b w:val="0"/>
          <w:bCs w:val="0"/>
          <w:color w:val="auto"/>
          <w:kern w:val="2"/>
          <w:sz w:val="24"/>
          <w:szCs w:val="24"/>
          <w:lang w:eastAsia="en-AU"/>
          <w14:ligatures w14:val="standardContextual"/>
        </w:rPr>
      </w:pPr>
      <w:hyperlink w:anchor="_Toc227329626" w:history="1">
        <w:r w:rsidRPr="000E0623">
          <w:rPr>
            <w:rStyle w:val="Hyperlink"/>
          </w:rPr>
          <w:t>2.6.</w:t>
        </w:r>
        <w:r>
          <w:rPr>
            <w:rFonts w:eastAsiaTheme="minorEastAsia"/>
            <w:b w:val="0"/>
            <w:bCs w:val="0"/>
            <w:color w:val="auto"/>
            <w:kern w:val="2"/>
            <w:sz w:val="24"/>
            <w:szCs w:val="24"/>
            <w:lang w:eastAsia="en-AU"/>
            <w14:ligatures w14:val="standardContextual"/>
          </w:rPr>
          <w:tab/>
        </w:r>
        <w:r w:rsidRPr="000E0623">
          <w:rPr>
            <w:rStyle w:val="Hyperlink"/>
          </w:rPr>
          <w:t>BOOMI</w:t>
        </w:r>
        <w:r>
          <w:rPr>
            <w:webHidden/>
          </w:rPr>
          <w:tab/>
        </w:r>
        <w:r>
          <w:rPr>
            <w:webHidden/>
          </w:rPr>
          <w:fldChar w:fldCharType="begin"/>
        </w:r>
        <w:r>
          <w:rPr>
            <w:webHidden/>
          </w:rPr>
          <w:instrText xml:space="preserve"> PAGEREF _Toc227329626 \h </w:instrText>
        </w:r>
        <w:r>
          <w:rPr>
            <w:webHidden/>
          </w:rPr>
        </w:r>
        <w:r>
          <w:rPr>
            <w:webHidden/>
          </w:rPr>
          <w:fldChar w:fldCharType="separate"/>
        </w:r>
        <w:r w:rsidR="00757EC2">
          <w:rPr>
            <w:webHidden/>
          </w:rPr>
          <w:t>12</w:t>
        </w:r>
        <w:r>
          <w:rPr>
            <w:webHidden/>
          </w:rPr>
          <w:fldChar w:fldCharType="end"/>
        </w:r>
      </w:hyperlink>
    </w:p>
    <w:p w14:paraId="67BE56FA" w14:textId="28CDC32E" w:rsidR="009A1500" w:rsidRDefault="009A1500">
      <w:pPr>
        <w:pStyle w:val="TOC1"/>
        <w:rPr>
          <w:rFonts w:eastAsiaTheme="minorEastAsia"/>
          <w:b w:val="0"/>
          <w:bCs w:val="0"/>
          <w:kern w:val="2"/>
          <w:lang w:eastAsia="en-AU"/>
          <w14:ligatures w14:val="standardContextual"/>
        </w:rPr>
      </w:pPr>
      <w:hyperlink w:anchor="_Toc227329627" w:history="1">
        <w:r w:rsidRPr="000E0623">
          <w:rPr>
            <w:rStyle w:val="Hyperlink"/>
          </w:rPr>
          <w:t>3.</w:t>
        </w:r>
        <w:r>
          <w:rPr>
            <w:rFonts w:eastAsiaTheme="minorEastAsia"/>
            <w:b w:val="0"/>
            <w:bCs w:val="0"/>
            <w:kern w:val="2"/>
            <w:lang w:eastAsia="en-AU"/>
            <w14:ligatures w14:val="standardContextual"/>
          </w:rPr>
          <w:tab/>
        </w:r>
        <w:r w:rsidRPr="000E0623">
          <w:rPr>
            <w:rStyle w:val="Hyperlink"/>
          </w:rPr>
          <w:t>Interface Listing</w:t>
        </w:r>
        <w:r>
          <w:rPr>
            <w:webHidden/>
          </w:rPr>
          <w:tab/>
        </w:r>
        <w:r>
          <w:rPr>
            <w:webHidden/>
          </w:rPr>
          <w:fldChar w:fldCharType="begin"/>
        </w:r>
        <w:r>
          <w:rPr>
            <w:webHidden/>
          </w:rPr>
          <w:instrText xml:space="preserve"> PAGEREF _Toc227329627 \h </w:instrText>
        </w:r>
        <w:r>
          <w:rPr>
            <w:webHidden/>
          </w:rPr>
        </w:r>
        <w:r>
          <w:rPr>
            <w:webHidden/>
          </w:rPr>
          <w:fldChar w:fldCharType="separate"/>
        </w:r>
        <w:r w:rsidR="00757EC2">
          <w:rPr>
            <w:webHidden/>
          </w:rPr>
          <w:t>13</w:t>
        </w:r>
        <w:r>
          <w:rPr>
            <w:webHidden/>
          </w:rPr>
          <w:fldChar w:fldCharType="end"/>
        </w:r>
      </w:hyperlink>
    </w:p>
    <w:p w14:paraId="0C1BAE22" w14:textId="4A472A99" w:rsidR="009A1500" w:rsidRDefault="009A1500">
      <w:pPr>
        <w:pStyle w:val="TOC1"/>
        <w:rPr>
          <w:rFonts w:eastAsiaTheme="minorEastAsia"/>
          <w:b w:val="0"/>
          <w:bCs w:val="0"/>
          <w:kern w:val="2"/>
          <w:lang w:eastAsia="en-AU"/>
          <w14:ligatures w14:val="standardContextual"/>
        </w:rPr>
      </w:pPr>
      <w:hyperlink w:anchor="_Toc227329628" w:history="1">
        <w:r w:rsidRPr="000E0623">
          <w:rPr>
            <w:rStyle w:val="Hyperlink"/>
          </w:rPr>
          <w:t>4.</w:t>
        </w:r>
        <w:r>
          <w:rPr>
            <w:rFonts w:eastAsiaTheme="minorEastAsia"/>
            <w:b w:val="0"/>
            <w:bCs w:val="0"/>
            <w:kern w:val="2"/>
            <w:lang w:eastAsia="en-AU"/>
            <w14:ligatures w14:val="standardContextual"/>
          </w:rPr>
          <w:tab/>
        </w:r>
        <w:r w:rsidRPr="000E0623">
          <w:rPr>
            <w:rStyle w:val="Hyperlink"/>
          </w:rPr>
          <w:t>Integration Landscape</w:t>
        </w:r>
        <w:r>
          <w:rPr>
            <w:webHidden/>
          </w:rPr>
          <w:tab/>
        </w:r>
        <w:r>
          <w:rPr>
            <w:webHidden/>
          </w:rPr>
          <w:fldChar w:fldCharType="begin"/>
        </w:r>
        <w:r>
          <w:rPr>
            <w:webHidden/>
          </w:rPr>
          <w:instrText xml:space="preserve"> PAGEREF _Toc227329628 \h </w:instrText>
        </w:r>
        <w:r>
          <w:rPr>
            <w:webHidden/>
          </w:rPr>
        </w:r>
        <w:r>
          <w:rPr>
            <w:webHidden/>
          </w:rPr>
          <w:fldChar w:fldCharType="separate"/>
        </w:r>
        <w:r w:rsidR="00757EC2">
          <w:rPr>
            <w:webHidden/>
          </w:rPr>
          <w:t>15</w:t>
        </w:r>
        <w:r>
          <w:rPr>
            <w:webHidden/>
          </w:rPr>
          <w:fldChar w:fldCharType="end"/>
        </w:r>
      </w:hyperlink>
    </w:p>
    <w:p w14:paraId="1CF404C1" w14:textId="7B00A974" w:rsidR="009A1500" w:rsidRDefault="009A1500">
      <w:pPr>
        <w:pStyle w:val="TOC1"/>
        <w:rPr>
          <w:rFonts w:eastAsiaTheme="minorEastAsia"/>
          <w:b w:val="0"/>
          <w:bCs w:val="0"/>
          <w:kern w:val="2"/>
          <w:lang w:eastAsia="en-AU"/>
          <w14:ligatures w14:val="standardContextual"/>
        </w:rPr>
      </w:pPr>
      <w:hyperlink w:anchor="_Toc227329629" w:history="1">
        <w:r w:rsidRPr="000E0623">
          <w:rPr>
            <w:rStyle w:val="Hyperlink"/>
          </w:rPr>
          <w:t>5.</w:t>
        </w:r>
        <w:r>
          <w:rPr>
            <w:rFonts w:eastAsiaTheme="minorEastAsia"/>
            <w:b w:val="0"/>
            <w:bCs w:val="0"/>
            <w:kern w:val="2"/>
            <w:lang w:eastAsia="en-AU"/>
            <w14:ligatures w14:val="standardContextual"/>
          </w:rPr>
          <w:tab/>
        </w:r>
        <w:r w:rsidRPr="000E0623">
          <w:rPr>
            <w:rStyle w:val="Hyperlink"/>
          </w:rPr>
          <w:t>Integration Services, Platforms and Tools</w:t>
        </w:r>
        <w:r>
          <w:rPr>
            <w:webHidden/>
          </w:rPr>
          <w:tab/>
        </w:r>
        <w:r>
          <w:rPr>
            <w:webHidden/>
          </w:rPr>
          <w:fldChar w:fldCharType="begin"/>
        </w:r>
        <w:r>
          <w:rPr>
            <w:webHidden/>
          </w:rPr>
          <w:instrText xml:space="preserve"> PAGEREF _Toc227329629 \h </w:instrText>
        </w:r>
        <w:r>
          <w:rPr>
            <w:webHidden/>
          </w:rPr>
        </w:r>
        <w:r>
          <w:rPr>
            <w:webHidden/>
          </w:rPr>
          <w:fldChar w:fldCharType="separate"/>
        </w:r>
        <w:r w:rsidR="00757EC2">
          <w:rPr>
            <w:webHidden/>
          </w:rPr>
          <w:t>16</w:t>
        </w:r>
        <w:r>
          <w:rPr>
            <w:webHidden/>
          </w:rPr>
          <w:fldChar w:fldCharType="end"/>
        </w:r>
      </w:hyperlink>
    </w:p>
    <w:p w14:paraId="58670EA5" w14:textId="1B44B765" w:rsidR="009A1500" w:rsidRDefault="009A1500">
      <w:pPr>
        <w:pStyle w:val="TOC2"/>
        <w:rPr>
          <w:rFonts w:eastAsiaTheme="minorEastAsia"/>
          <w:b w:val="0"/>
          <w:bCs w:val="0"/>
          <w:color w:val="auto"/>
          <w:kern w:val="2"/>
          <w:sz w:val="24"/>
          <w:szCs w:val="24"/>
          <w:lang w:eastAsia="en-AU"/>
          <w14:ligatures w14:val="standardContextual"/>
        </w:rPr>
      </w:pPr>
      <w:hyperlink w:anchor="_Toc227329630" w:history="1">
        <w:r w:rsidRPr="000E0623">
          <w:rPr>
            <w:rStyle w:val="Hyperlink"/>
          </w:rPr>
          <w:t>5.1.</w:t>
        </w:r>
        <w:r>
          <w:rPr>
            <w:rFonts w:eastAsiaTheme="minorEastAsia"/>
            <w:b w:val="0"/>
            <w:bCs w:val="0"/>
            <w:color w:val="auto"/>
            <w:kern w:val="2"/>
            <w:sz w:val="24"/>
            <w:szCs w:val="24"/>
            <w:lang w:eastAsia="en-AU"/>
            <w14:ligatures w14:val="standardContextual"/>
          </w:rPr>
          <w:tab/>
        </w:r>
        <w:r w:rsidRPr="000E0623">
          <w:rPr>
            <w:rStyle w:val="Hyperlink"/>
          </w:rPr>
          <w:t>S/4HANA Cloud Integration Framework</w:t>
        </w:r>
        <w:r>
          <w:rPr>
            <w:webHidden/>
          </w:rPr>
          <w:tab/>
        </w:r>
        <w:r>
          <w:rPr>
            <w:webHidden/>
          </w:rPr>
          <w:fldChar w:fldCharType="begin"/>
        </w:r>
        <w:r>
          <w:rPr>
            <w:webHidden/>
          </w:rPr>
          <w:instrText xml:space="preserve"> PAGEREF _Toc227329630 \h </w:instrText>
        </w:r>
        <w:r>
          <w:rPr>
            <w:webHidden/>
          </w:rPr>
        </w:r>
        <w:r>
          <w:rPr>
            <w:webHidden/>
          </w:rPr>
          <w:fldChar w:fldCharType="separate"/>
        </w:r>
        <w:r w:rsidR="00757EC2">
          <w:rPr>
            <w:webHidden/>
          </w:rPr>
          <w:t>16</w:t>
        </w:r>
        <w:r>
          <w:rPr>
            <w:webHidden/>
          </w:rPr>
          <w:fldChar w:fldCharType="end"/>
        </w:r>
      </w:hyperlink>
    </w:p>
    <w:p w14:paraId="04A9A211" w14:textId="4691E74C" w:rsidR="009A1500" w:rsidRDefault="009A1500">
      <w:pPr>
        <w:pStyle w:val="TOC3"/>
        <w:rPr>
          <w:rFonts w:eastAsiaTheme="minorEastAsia"/>
          <w:color w:val="auto"/>
          <w:kern w:val="2"/>
          <w:sz w:val="24"/>
          <w:szCs w:val="24"/>
          <w:lang w:eastAsia="en-AU"/>
          <w14:ligatures w14:val="standardContextual"/>
        </w:rPr>
      </w:pPr>
      <w:hyperlink w:anchor="_Toc227329631" w:history="1">
        <w:r w:rsidRPr="000E0623">
          <w:rPr>
            <w:rStyle w:val="Hyperlink"/>
          </w:rPr>
          <w:t>5.1.1.</w:t>
        </w:r>
        <w:r>
          <w:rPr>
            <w:rFonts w:eastAsiaTheme="minorEastAsia"/>
            <w:color w:val="auto"/>
            <w:kern w:val="2"/>
            <w:sz w:val="24"/>
            <w:szCs w:val="24"/>
            <w:lang w:eastAsia="en-AU"/>
            <w14:ligatures w14:val="standardContextual"/>
          </w:rPr>
          <w:tab/>
        </w:r>
        <w:r w:rsidRPr="000E0623">
          <w:rPr>
            <w:rStyle w:val="Hyperlink"/>
          </w:rPr>
          <w:t>S/4HANA Cloud API Layer</w:t>
        </w:r>
        <w:r>
          <w:rPr>
            <w:webHidden/>
          </w:rPr>
          <w:tab/>
        </w:r>
        <w:r>
          <w:rPr>
            <w:webHidden/>
          </w:rPr>
          <w:fldChar w:fldCharType="begin"/>
        </w:r>
        <w:r>
          <w:rPr>
            <w:webHidden/>
          </w:rPr>
          <w:instrText xml:space="preserve"> PAGEREF _Toc227329631 \h </w:instrText>
        </w:r>
        <w:r>
          <w:rPr>
            <w:webHidden/>
          </w:rPr>
        </w:r>
        <w:r>
          <w:rPr>
            <w:webHidden/>
          </w:rPr>
          <w:fldChar w:fldCharType="separate"/>
        </w:r>
        <w:r w:rsidR="00757EC2">
          <w:rPr>
            <w:webHidden/>
          </w:rPr>
          <w:t>16</w:t>
        </w:r>
        <w:r>
          <w:rPr>
            <w:webHidden/>
          </w:rPr>
          <w:fldChar w:fldCharType="end"/>
        </w:r>
      </w:hyperlink>
    </w:p>
    <w:p w14:paraId="7ABB1CA5" w14:textId="04B4B9B9" w:rsidR="009A1500" w:rsidRDefault="009A1500">
      <w:pPr>
        <w:pStyle w:val="TOC2"/>
        <w:rPr>
          <w:rFonts w:eastAsiaTheme="minorEastAsia"/>
          <w:b w:val="0"/>
          <w:bCs w:val="0"/>
          <w:color w:val="auto"/>
          <w:kern w:val="2"/>
          <w:sz w:val="24"/>
          <w:szCs w:val="24"/>
          <w:lang w:eastAsia="en-AU"/>
          <w14:ligatures w14:val="standardContextual"/>
        </w:rPr>
      </w:pPr>
      <w:hyperlink w:anchor="_Toc227329632" w:history="1">
        <w:r w:rsidRPr="000E0623">
          <w:rPr>
            <w:rStyle w:val="Hyperlink"/>
          </w:rPr>
          <w:t>5.2.</w:t>
        </w:r>
        <w:r>
          <w:rPr>
            <w:rFonts w:eastAsiaTheme="minorEastAsia"/>
            <w:b w:val="0"/>
            <w:bCs w:val="0"/>
            <w:color w:val="auto"/>
            <w:kern w:val="2"/>
            <w:sz w:val="24"/>
            <w:szCs w:val="24"/>
            <w:lang w:eastAsia="en-AU"/>
            <w14:ligatures w14:val="standardContextual"/>
          </w:rPr>
          <w:tab/>
        </w:r>
        <w:r w:rsidRPr="000E0623">
          <w:rPr>
            <w:rStyle w:val="Hyperlink"/>
          </w:rPr>
          <w:t>Integration Tools</w:t>
        </w:r>
        <w:r>
          <w:rPr>
            <w:webHidden/>
          </w:rPr>
          <w:tab/>
        </w:r>
        <w:r>
          <w:rPr>
            <w:webHidden/>
          </w:rPr>
          <w:fldChar w:fldCharType="begin"/>
        </w:r>
        <w:r>
          <w:rPr>
            <w:webHidden/>
          </w:rPr>
          <w:instrText xml:space="preserve"> PAGEREF _Toc227329632 \h </w:instrText>
        </w:r>
        <w:r>
          <w:rPr>
            <w:webHidden/>
          </w:rPr>
        </w:r>
        <w:r>
          <w:rPr>
            <w:webHidden/>
          </w:rPr>
          <w:fldChar w:fldCharType="separate"/>
        </w:r>
        <w:r w:rsidR="00757EC2">
          <w:rPr>
            <w:webHidden/>
          </w:rPr>
          <w:t>16</w:t>
        </w:r>
        <w:r>
          <w:rPr>
            <w:webHidden/>
          </w:rPr>
          <w:fldChar w:fldCharType="end"/>
        </w:r>
      </w:hyperlink>
    </w:p>
    <w:p w14:paraId="7746E82A" w14:textId="1BA98728" w:rsidR="009A1500" w:rsidRDefault="009A1500">
      <w:pPr>
        <w:pStyle w:val="TOC3"/>
        <w:rPr>
          <w:rFonts w:eastAsiaTheme="minorEastAsia"/>
          <w:color w:val="auto"/>
          <w:kern w:val="2"/>
          <w:sz w:val="24"/>
          <w:szCs w:val="24"/>
          <w:lang w:eastAsia="en-AU"/>
          <w14:ligatures w14:val="standardContextual"/>
        </w:rPr>
      </w:pPr>
      <w:hyperlink w:anchor="_Toc227329633" w:history="1">
        <w:r w:rsidRPr="000E0623">
          <w:rPr>
            <w:rStyle w:val="Hyperlink"/>
          </w:rPr>
          <w:t>5.2.1.</w:t>
        </w:r>
        <w:r>
          <w:rPr>
            <w:rFonts w:eastAsiaTheme="minorEastAsia"/>
            <w:color w:val="auto"/>
            <w:kern w:val="2"/>
            <w:sz w:val="24"/>
            <w:szCs w:val="24"/>
            <w:lang w:eastAsia="en-AU"/>
            <w14:ligatures w14:val="standardContextual"/>
          </w:rPr>
          <w:tab/>
        </w:r>
        <w:r w:rsidRPr="000E0623">
          <w:rPr>
            <w:rStyle w:val="Hyperlink"/>
          </w:rPr>
          <w:t>SAP Cloud Integration Suite</w:t>
        </w:r>
        <w:r>
          <w:rPr>
            <w:webHidden/>
          </w:rPr>
          <w:tab/>
        </w:r>
        <w:r>
          <w:rPr>
            <w:webHidden/>
          </w:rPr>
          <w:fldChar w:fldCharType="begin"/>
        </w:r>
        <w:r>
          <w:rPr>
            <w:webHidden/>
          </w:rPr>
          <w:instrText xml:space="preserve"> PAGEREF _Toc227329633 \h </w:instrText>
        </w:r>
        <w:r>
          <w:rPr>
            <w:webHidden/>
          </w:rPr>
        </w:r>
        <w:r>
          <w:rPr>
            <w:webHidden/>
          </w:rPr>
          <w:fldChar w:fldCharType="separate"/>
        </w:r>
        <w:r w:rsidR="00757EC2">
          <w:rPr>
            <w:webHidden/>
          </w:rPr>
          <w:t>16</w:t>
        </w:r>
        <w:r>
          <w:rPr>
            <w:webHidden/>
          </w:rPr>
          <w:fldChar w:fldCharType="end"/>
        </w:r>
      </w:hyperlink>
    </w:p>
    <w:p w14:paraId="764587C5" w14:textId="54D83B8E" w:rsidR="009A1500" w:rsidRDefault="009A1500">
      <w:pPr>
        <w:pStyle w:val="TOC3"/>
        <w:rPr>
          <w:rFonts w:eastAsiaTheme="minorEastAsia"/>
          <w:color w:val="auto"/>
          <w:kern w:val="2"/>
          <w:sz w:val="24"/>
          <w:szCs w:val="24"/>
          <w:lang w:eastAsia="en-AU"/>
          <w14:ligatures w14:val="standardContextual"/>
        </w:rPr>
      </w:pPr>
      <w:hyperlink w:anchor="_Toc227329634" w:history="1">
        <w:r w:rsidRPr="000E0623">
          <w:rPr>
            <w:rStyle w:val="Hyperlink"/>
          </w:rPr>
          <w:t>5.2.2.</w:t>
        </w:r>
        <w:r>
          <w:rPr>
            <w:rFonts w:eastAsiaTheme="minorEastAsia"/>
            <w:color w:val="auto"/>
            <w:kern w:val="2"/>
            <w:sz w:val="24"/>
            <w:szCs w:val="24"/>
            <w:lang w:eastAsia="en-AU"/>
            <w14:ligatures w14:val="standardContextual"/>
          </w:rPr>
          <w:tab/>
        </w:r>
        <w:r w:rsidRPr="000E0623">
          <w:rPr>
            <w:rStyle w:val="Hyperlink"/>
          </w:rPr>
          <w:t>SAP Master Data Integration</w:t>
        </w:r>
        <w:r>
          <w:rPr>
            <w:webHidden/>
          </w:rPr>
          <w:tab/>
        </w:r>
        <w:r>
          <w:rPr>
            <w:webHidden/>
          </w:rPr>
          <w:fldChar w:fldCharType="begin"/>
        </w:r>
        <w:r>
          <w:rPr>
            <w:webHidden/>
          </w:rPr>
          <w:instrText xml:space="preserve"> PAGEREF _Toc227329634 \h </w:instrText>
        </w:r>
        <w:r>
          <w:rPr>
            <w:webHidden/>
          </w:rPr>
        </w:r>
        <w:r>
          <w:rPr>
            <w:webHidden/>
          </w:rPr>
          <w:fldChar w:fldCharType="separate"/>
        </w:r>
        <w:r w:rsidR="00757EC2">
          <w:rPr>
            <w:webHidden/>
          </w:rPr>
          <w:t>16</w:t>
        </w:r>
        <w:r>
          <w:rPr>
            <w:webHidden/>
          </w:rPr>
          <w:fldChar w:fldCharType="end"/>
        </w:r>
      </w:hyperlink>
    </w:p>
    <w:p w14:paraId="64767BC9" w14:textId="5108B160" w:rsidR="009A1500" w:rsidRDefault="009A1500">
      <w:pPr>
        <w:pStyle w:val="TOC3"/>
        <w:rPr>
          <w:rFonts w:eastAsiaTheme="minorEastAsia"/>
          <w:color w:val="auto"/>
          <w:kern w:val="2"/>
          <w:sz w:val="24"/>
          <w:szCs w:val="24"/>
          <w:lang w:eastAsia="en-AU"/>
          <w14:ligatures w14:val="standardContextual"/>
        </w:rPr>
      </w:pPr>
      <w:hyperlink w:anchor="_Toc227329635" w:history="1">
        <w:r w:rsidRPr="000E0623">
          <w:rPr>
            <w:rStyle w:val="Hyperlink"/>
          </w:rPr>
          <w:t>5.2.3.</w:t>
        </w:r>
        <w:r>
          <w:rPr>
            <w:rFonts w:eastAsiaTheme="minorEastAsia"/>
            <w:color w:val="auto"/>
            <w:kern w:val="2"/>
            <w:sz w:val="24"/>
            <w:szCs w:val="24"/>
            <w:lang w:eastAsia="en-AU"/>
            <w14:ligatures w14:val="standardContextual"/>
          </w:rPr>
          <w:tab/>
        </w:r>
        <w:r w:rsidRPr="000E0623">
          <w:rPr>
            <w:rStyle w:val="Hyperlink"/>
          </w:rPr>
          <w:t>S/4HANA Cloud APIs</w:t>
        </w:r>
        <w:r>
          <w:rPr>
            <w:webHidden/>
          </w:rPr>
          <w:tab/>
        </w:r>
        <w:r>
          <w:rPr>
            <w:webHidden/>
          </w:rPr>
          <w:fldChar w:fldCharType="begin"/>
        </w:r>
        <w:r>
          <w:rPr>
            <w:webHidden/>
          </w:rPr>
          <w:instrText xml:space="preserve"> PAGEREF _Toc227329635 \h </w:instrText>
        </w:r>
        <w:r>
          <w:rPr>
            <w:webHidden/>
          </w:rPr>
        </w:r>
        <w:r>
          <w:rPr>
            <w:webHidden/>
          </w:rPr>
          <w:fldChar w:fldCharType="separate"/>
        </w:r>
        <w:r w:rsidR="00757EC2">
          <w:rPr>
            <w:webHidden/>
          </w:rPr>
          <w:t>16</w:t>
        </w:r>
        <w:r>
          <w:rPr>
            <w:webHidden/>
          </w:rPr>
          <w:fldChar w:fldCharType="end"/>
        </w:r>
      </w:hyperlink>
    </w:p>
    <w:p w14:paraId="3077CB87" w14:textId="1B690124" w:rsidR="009A1500" w:rsidRDefault="009A1500">
      <w:pPr>
        <w:pStyle w:val="TOC3"/>
        <w:rPr>
          <w:rFonts w:eastAsiaTheme="minorEastAsia"/>
          <w:color w:val="auto"/>
          <w:kern w:val="2"/>
          <w:sz w:val="24"/>
          <w:szCs w:val="24"/>
          <w:lang w:eastAsia="en-AU"/>
          <w14:ligatures w14:val="standardContextual"/>
        </w:rPr>
      </w:pPr>
      <w:hyperlink w:anchor="_Toc227329636" w:history="1">
        <w:r w:rsidRPr="000E0623">
          <w:rPr>
            <w:rStyle w:val="Hyperlink"/>
          </w:rPr>
          <w:t>5.2.4.</w:t>
        </w:r>
        <w:r>
          <w:rPr>
            <w:rFonts w:eastAsiaTheme="minorEastAsia"/>
            <w:color w:val="auto"/>
            <w:kern w:val="2"/>
            <w:sz w:val="24"/>
            <w:szCs w:val="24"/>
            <w:lang w:eastAsia="en-AU"/>
            <w14:ligatures w14:val="standardContextual"/>
          </w:rPr>
          <w:tab/>
        </w:r>
        <w:r w:rsidRPr="000E0623">
          <w:rPr>
            <w:rStyle w:val="Hyperlink"/>
          </w:rPr>
          <w:t>SAP Business Data Cloud</w:t>
        </w:r>
        <w:r>
          <w:rPr>
            <w:webHidden/>
          </w:rPr>
          <w:tab/>
        </w:r>
        <w:r>
          <w:rPr>
            <w:webHidden/>
          </w:rPr>
          <w:fldChar w:fldCharType="begin"/>
        </w:r>
        <w:r>
          <w:rPr>
            <w:webHidden/>
          </w:rPr>
          <w:instrText xml:space="preserve"> PAGEREF _Toc227329636 \h </w:instrText>
        </w:r>
        <w:r>
          <w:rPr>
            <w:webHidden/>
          </w:rPr>
        </w:r>
        <w:r>
          <w:rPr>
            <w:webHidden/>
          </w:rPr>
          <w:fldChar w:fldCharType="separate"/>
        </w:r>
        <w:r w:rsidR="00757EC2">
          <w:rPr>
            <w:webHidden/>
          </w:rPr>
          <w:t>16</w:t>
        </w:r>
        <w:r>
          <w:rPr>
            <w:webHidden/>
          </w:rPr>
          <w:fldChar w:fldCharType="end"/>
        </w:r>
      </w:hyperlink>
    </w:p>
    <w:p w14:paraId="7EC7B708" w14:textId="6EAF4980" w:rsidR="009A1500" w:rsidRDefault="009A1500">
      <w:pPr>
        <w:pStyle w:val="TOC3"/>
        <w:rPr>
          <w:rFonts w:eastAsiaTheme="minorEastAsia"/>
          <w:color w:val="auto"/>
          <w:kern w:val="2"/>
          <w:sz w:val="24"/>
          <w:szCs w:val="24"/>
          <w:lang w:eastAsia="en-AU"/>
          <w14:ligatures w14:val="standardContextual"/>
        </w:rPr>
      </w:pPr>
      <w:hyperlink w:anchor="_Toc227329637" w:history="1">
        <w:r w:rsidRPr="000E0623">
          <w:rPr>
            <w:rStyle w:val="Hyperlink"/>
          </w:rPr>
          <w:t>5.2.5.</w:t>
        </w:r>
        <w:r>
          <w:rPr>
            <w:rFonts w:eastAsiaTheme="minorEastAsia"/>
            <w:color w:val="auto"/>
            <w:kern w:val="2"/>
            <w:sz w:val="24"/>
            <w:szCs w:val="24"/>
            <w:lang w:eastAsia="en-AU"/>
            <w14:ligatures w14:val="standardContextual"/>
          </w:rPr>
          <w:tab/>
        </w:r>
        <w:r w:rsidRPr="000E0623">
          <w:rPr>
            <w:rStyle w:val="Hyperlink"/>
          </w:rPr>
          <w:t>Dell Boomi</w:t>
        </w:r>
        <w:r>
          <w:rPr>
            <w:webHidden/>
          </w:rPr>
          <w:tab/>
        </w:r>
        <w:r>
          <w:rPr>
            <w:webHidden/>
          </w:rPr>
          <w:fldChar w:fldCharType="begin"/>
        </w:r>
        <w:r>
          <w:rPr>
            <w:webHidden/>
          </w:rPr>
          <w:instrText xml:space="preserve"> PAGEREF _Toc227329637 \h </w:instrText>
        </w:r>
        <w:r>
          <w:rPr>
            <w:webHidden/>
          </w:rPr>
        </w:r>
        <w:r>
          <w:rPr>
            <w:webHidden/>
          </w:rPr>
          <w:fldChar w:fldCharType="separate"/>
        </w:r>
        <w:r w:rsidR="00757EC2">
          <w:rPr>
            <w:webHidden/>
          </w:rPr>
          <w:t>17</w:t>
        </w:r>
        <w:r>
          <w:rPr>
            <w:webHidden/>
          </w:rPr>
          <w:fldChar w:fldCharType="end"/>
        </w:r>
      </w:hyperlink>
    </w:p>
    <w:p w14:paraId="4EC5A890" w14:textId="014393F8" w:rsidR="009A1500" w:rsidRDefault="009A1500">
      <w:pPr>
        <w:pStyle w:val="TOC2"/>
        <w:rPr>
          <w:rFonts w:eastAsiaTheme="minorEastAsia"/>
          <w:b w:val="0"/>
          <w:bCs w:val="0"/>
          <w:color w:val="auto"/>
          <w:kern w:val="2"/>
          <w:sz w:val="24"/>
          <w:szCs w:val="24"/>
          <w:lang w:eastAsia="en-AU"/>
          <w14:ligatures w14:val="standardContextual"/>
        </w:rPr>
      </w:pPr>
      <w:hyperlink w:anchor="_Toc227329638" w:history="1">
        <w:r w:rsidRPr="000E0623">
          <w:rPr>
            <w:rStyle w:val="Hyperlink"/>
          </w:rPr>
          <w:t>5.3.</w:t>
        </w:r>
        <w:r>
          <w:rPr>
            <w:rFonts w:eastAsiaTheme="minorEastAsia"/>
            <w:b w:val="0"/>
            <w:bCs w:val="0"/>
            <w:color w:val="auto"/>
            <w:kern w:val="2"/>
            <w:sz w:val="24"/>
            <w:szCs w:val="24"/>
            <w:lang w:eastAsia="en-AU"/>
            <w14:ligatures w14:val="standardContextual"/>
          </w:rPr>
          <w:tab/>
        </w:r>
        <w:r w:rsidRPr="000E0623">
          <w:rPr>
            <w:rStyle w:val="Hyperlink"/>
          </w:rPr>
          <w:t>Pre-packaged Content for Integration</w:t>
        </w:r>
        <w:r>
          <w:rPr>
            <w:webHidden/>
          </w:rPr>
          <w:tab/>
        </w:r>
        <w:r>
          <w:rPr>
            <w:webHidden/>
          </w:rPr>
          <w:fldChar w:fldCharType="begin"/>
        </w:r>
        <w:r>
          <w:rPr>
            <w:webHidden/>
          </w:rPr>
          <w:instrText xml:space="preserve"> PAGEREF _Toc227329638 \h </w:instrText>
        </w:r>
        <w:r>
          <w:rPr>
            <w:webHidden/>
          </w:rPr>
        </w:r>
        <w:r>
          <w:rPr>
            <w:webHidden/>
          </w:rPr>
          <w:fldChar w:fldCharType="separate"/>
        </w:r>
        <w:r w:rsidR="00757EC2">
          <w:rPr>
            <w:webHidden/>
          </w:rPr>
          <w:t>17</w:t>
        </w:r>
        <w:r>
          <w:rPr>
            <w:webHidden/>
          </w:rPr>
          <w:fldChar w:fldCharType="end"/>
        </w:r>
      </w:hyperlink>
    </w:p>
    <w:p w14:paraId="0FE0837E" w14:textId="73DF6CF9" w:rsidR="009A1500" w:rsidRDefault="009A1500">
      <w:pPr>
        <w:pStyle w:val="TOC2"/>
        <w:rPr>
          <w:rFonts w:eastAsiaTheme="minorEastAsia"/>
          <w:b w:val="0"/>
          <w:bCs w:val="0"/>
          <w:color w:val="auto"/>
          <w:kern w:val="2"/>
          <w:sz w:val="24"/>
          <w:szCs w:val="24"/>
          <w:lang w:eastAsia="en-AU"/>
          <w14:ligatures w14:val="standardContextual"/>
        </w:rPr>
      </w:pPr>
      <w:hyperlink w:anchor="_Toc227329639" w:history="1">
        <w:r w:rsidRPr="000E0623">
          <w:rPr>
            <w:rStyle w:val="Hyperlink"/>
          </w:rPr>
          <w:t>5.4.</w:t>
        </w:r>
        <w:r>
          <w:rPr>
            <w:rFonts w:eastAsiaTheme="minorEastAsia"/>
            <w:b w:val="0"/>
            <w:bCs w:val="0"/>
            <w:color w:val="auto"/>
            <w:kern w:val="2"/>
            <w:sz w:val="24"/>
            <w:szCs w:val="24"/>
            <w:lang w:eastAsia="en-AU"/>
            <w14:ligatures w14:val="standardContextual"/>
          </w:rPr>
          <w:tab/>
        </w:r>
        <w:r w:rsidRPr="000E0623">
          <w:rPr>
            <w:rStyle w:val="Hyperlink"/>
          </w:rPr>
          <w:t>Decision Matrix for Choosing ETL Tool</w:t>
        </w:r>
        <w:r>
          <w:rPr>
            <w:webHidden/>
          </w:rPr>
          <w:tab/>
        </w:r>
        <w:r>
          <w:rPr>
            <w:webHidden/>
          </w:rPr>
          <w:fldChar w:fldCharType="begin"/>
        </w:r>
        <w:r>
          <w:rPr>
            <w:webHidden/>
          </w:rPr>
          <w:instrText xml:space="preserve"> PAGEREF _Toc227329639 \h </w:instrText>
        </w:r>
        <w:r>
          <w:rPr>
            <w:webHidden/>
          </w:rPr>
        </w:r>
        <w:r>
          <w:rPr>
            <w:webHidden/>
          </w:rPr>
          <w:fldChar w:fldCharType="separate"/>
        </w:r>
        <w:r w:rsidR="00757EC2">
          <w:rPr>
            <w:webHidden/>
          </w:rPr>
          <w:t>18</w:t>
        </w:r>
        <w:r>
          <w:rPr>
            <w:webHidden/>
          </w:rPr>
          <w:fldChar w:fldCharType="end"/>
        </w:r>
      </w:hyperlink>
    </w:p>
    <w:p w14:paraId="332130D2" w14:textId="74F236FC" w:rsidR="009A1500" w:rsidRDefault="009A1500">
      <w:pPr>
        <w:pStyle w:val="TOC1"/>
        <w:rPr>
          <w:rFonts w:eastAsiaTheme="minorEastAsia"/>
          <w:b w:val="0"/>
          <w:bCs w:val="0"/>
          <w:kern w:val="2"/>
          <w:lang w:eastAsia="en-AU"/>
          <w14:ligatures w14:val="standardContextual"/>
        </w:rPr>
      </w:pPr>
      <w:hyperlink w:anchor="_Toc227329640" w:history="1">
        <w:r w:rsidRPr="000E0623">
          <w:rPr>
            <w:rStyle w:val="Hyperlink"/>
          </w:rPr>
          <w:t>6.</w:t>
        </w:r>
        <w:r>
          <w:rPr>
            <w:rFonts w:eastAsiaTheme="minorEastAsia"/>
            <w:b w:val="0"/>
            <w:bCs w:val="0"/>
            <w:kern w:val="2"/>
            <w:lang w:eastAsia="en-AU"/>
            <w14:ligatures w14:val="standardContextual"/>
          </w:rPr>
          <w:tab/>
        </w:r>
        <w:r w:rsidRPr="000E0623">
          <w:rPr>
            <w:rStyle w:val="Hyperlink"/>
          </w:rPr>
          <w:t>Interface Development Guidelines and Naming Standards</w:t>
        </w:r>
        <w:r>
          <w:rPr>
            <w:webHidden/>
          </w:rPr>
          <w:tab/>
        </w:r>
        <w:r>
          <w:rPr>
            <w:webHidden/>
          </w:rPr>
          <w:fldChar w:fldCharType="begin"/>
        </w:r>
        <w:r>
          <w:rPr>
            <w:webHidden/>
          </w:rPr>
          <w:instrText xml:space="preserve"> PAGEREF _Toc227329640 \h </w:instrText>
        </w:r>
        <w:r>
          <w:rPr>
            <w:webHidden/>
          </w:rPr>
        </w:r>
        <w:r>
          <w:rPr>
            <w:webHidden/>
          </w:rPr>
          <w:fldChar w:fldCharType="separate"/>
        </w:r>
        <w:r w:rsidR="00757EC2">
          <w:rPr>
            <w:webHidden/>
          </w:rPr>
          <w:t>19</w:t>
        </w:r>
        <w:r>
          <w:rPr>
            <w:webHidden/>
          </w:rPr>
          <w:fldChar w:fldCharType="end"/>
        </w:r>
      </w:hyperlink>
    </w:p>
    <w:p w14:paraId="1B5ABD09" w14:textId="7365F6C4" w:rsidR="009A1500" w:rsidRDefault="009A1500">
      <w:pPr>
        <w:pStyle w:val="TOC2"/>
        <w:rPr>
          <w:rFonts w:eastAsiaTheme="minorEastAsia"/>
          <w:b w:val="0"/>
          <w:bCs w:val="0"/>
          <w:color w:val="auto"/>
          <w:kern w:val="2"/>
          <w:sz w:val="24"/>
          <w:szCs w:val="24"/>
          <w:lang w:eastAsia="en-AU"/>
          <w14:ligatures w14:val="standardContextual"/>
        </w:rPr>
      </w:pPr>
      <w:hyperlink w:anchor="_Toc227329641" w:history="1">
        <w:r w:rsidRPr="000E0623">
          <w:rPr>
            <w:rStyle w:val="Hyperlink"/>
          </w:rPr>
          <w:t>6.1.</w:t>
        </w:r>
        <w:r>
          <w:rPr>
            <w:rFonts w:eastAsiaTheme="minorEastAsia"/>
            <w:b w:val="0"/>
            <w:bCs w:val="0"/>
            <w:color w:val="auto"/>
            <w:kern w:val="2"/>
            <w:sz w:val="24"/>
            <w:szCs w:val="24"/>
            <w:lang w:eastAsia="en-AU"/>
            <w14:ligatures w14:val="standardContextual"/>
          </w:rPr>
          <w:tab/>
        </w:r>
        <w:r w:rsidRPr="000E0623">
          <w:rPr>
            <w:rStyle w:val="Hyperlink"/>
          </w:rPr>
          <w:t>SAP Cloud Integration</w:t>
        </w:r>
        <w:r>
          <w:rPr>
            <w:webHidden/>
          </w:rPr>
          <w:tab/>
        </w:r>
        <w:r>
          <w:rPr>
            <w:webHidden/>
          </w:rPr>
          <w:fldChar w:fldCharType="begin"/>
        </w:r>
        <w:r>
          <w:rPr>
            <w:webHidden/>
          </w:rPr>
          <w:instrText xml:space="preserve"> PAGEREF _Toc227329641 \h </w:instrText>
        </w:r>
        <w:r>
          <w:rPr>
            <w:webHidden/>
          </w:rPr>
        </w:r>
        <w:r>
          <w:rPr>
            <w:webHidden/>
          </w:rPr>
          <w:fldChar w:fldCharType="separate"/>
        </w:r>
        <w:r w:rsidR="00757EC2">
          <w:rPr>
            <w:webHidden/>
          </w:rPr>
          <w:t>19</w:t>
        </w:r>
        <w:r>
          <w:rPr>
            <w:webHidden/>
          </w:rPr>
          <w:fldChar w:fldCharType="end"/>
        </w:r>
      </w:hyperlink>
    </w:p>
    <w:p w14:paraId="0312C675" w14:textId="304CA4D6" w:rsidR="009A1500" w:rsidRDefault="009A1500">
      <w:pPr>
        <w:pStyle w:val="TOC3"/>
        <w:rPr>
          <w:rFonts w:eastAsiaTheme="minorEastAsia"/>
          <w:color w:val="auto"/>
          <w:kern w:val="2"/>
          <w:sz w:val="24"/>
          <w:szCs w:val="24"/>
          <w:lang w:eastAsia="en-AU"/>
          <w14:ligatures w14:val="standardContextual"/>
        </w:rPr>
      </w:pPr>
      <w:hyperlink w:anchor="_Toc227329642" w:history="1">
        <w:r w:rsidRPr="000E0623">
          <w:rPr>
            <w:rStyle w:val="Hyperlink"/>
          </w:rPr>
          <w:t>6.1.1.</w:t>
        </w:r>
        <w:r>
          <w:rPr>
            <w:rFonts w:eastAsiaTheme="minorEastAsia"/>
            <w:color w:val="auto"/>
            <w:kern w:val="2"/>
            <w:sz w:val="24"/>
            <w:szCs w:val="24"/>
            <w:lang w:eastAsia="en-AU"/>
            <w14:ligatures w14:val="standardContextual"/>
          </w:rPr>
          <w:tab/>
        </w:r>
        <w:r w:rsidRPr="000E0623">
          <w:rPr>
            <w:rStyle w:val="Hyperlink"/>
          </w:rPr>
          <w:t>Packages</w:t>
        </w:r>
        <w:r>
          <w:rPr>
            <w:webHidden/>
          </w:rPr>
          <w:tab/>
        </w:r>
        <w:r>
          <w:rPr>
            <w:webHidden/>
          </w:rPr>
          <w:fldChar w:fldCharType="begin"/>
        </w:r>
        <w:r>
          <w:rPr>
            <w:webHidden/>
          </w:rPr>
          <w:instrText xml:space="preserve"> PAGEREF _Toc227329642 \h </w:instrText>
        </w:r>
        <w:r>
          <w:rPr>
            <w:webHidden/>
          </w:rPr>
        </w:r>
        <w:r>
          <w:rPr>
            <w:webHidden/>
          </w:rPr>
          <w:fldChar w:fldCharType="separate"/>
        </w:r>
        <w:r w:rsidR="00757EC2">
          <w:rPr>
            <w:webHidden/>
          </w:rPr>
          <w:t>19</w:t>
        </w:r>
        <w:r>
          <w:rPr>
            <w:webHidden/>
          </w:rPr>
          <w:fldChar w:fldCharType="end"/>
        </w:r>
      </w:hyperlink>
    </w:p>
    <w:p w14:paraId="02543539" w14:textId="002784DE" w:rsidR="009A1500" w:rsidRDefault="009A1500">
      <w:pPr>
        <w:pStyle w:val="TOC3"/>
        <w:rPr>
          <w:rFonts w:eastAsiaTheme="minorEastAsia"/>
          <w:color w:val="auto"/>
          <w:kern w:val="2"/>
          <w:sz w:val="24"/>
          <w:szCs w:val="24"/>
          <w:lang w:eastAsia="en-AU"/>
          <w14:ligatures w14:val="standardContextual"/>
        </w:rPr>
      </w:pPr>
      <w:hyperlink w:anchor="_Toc227329643" w:history="1">
        <w:r w:rsidRPr="000E0623">
          <w:rPr>
            <w:rStyle w:val="Hyperlink"/>
          </w:rPr>
          <w:t>6.1.2.</w:t>
        </w:r>
        <w:r>
          <w:rPr>
            <w:rFonts w:eastAsiaTheme="minorEastAsia"/>
            <w:color w:val="auto"/>
            <w:kern w:val="2"/>
            <w:sz w:val="24"/>
            <w:szCs w:val="24"/>
            <w:lang w:eastAsia="en-AU"/>
            <w14:ligatures w14:val="standardContextual"/>
          </w:rPr>
          <w:tab/>
        </w:r>
        <w:r w:rsidRPr="000E0623">
          <w:rPr>
            <w:rStyle w:val="Hyperlink"/>
          </w:rPr>
          <w:t>Package Naming Conventions</w:t>
        </w:r>
        <w:r>
          <w:rPr>
            <w:webHidden/>
          </w:rPr>
          <w:tab/>
        </w:r>
        <w:r>
          <w:rPr>
            <w:webHidden/>
          </w:rPr>
          <w:fldChar w:fldCharType="begin"/>
        </w:r>
        <w:r>
          <w:rPr>
            <w:webHidden/>
          </w:rPr>
          <w:instrText xml:space="preserve"> PAGEREF _Toc227329643 \h </w:instrText>
        </w:r>
        <w:r>
          <w:rPr>
            <w:webHidden/>
          </w:rPr>
        </w:r>
        <w:r>
          <w:rPr>
            <w:webHidden/>
          </w:rPr>
          <w:fldChar w:fldCharType="separate"/>
        </w:r>
        <w:r w:rsidR="00757EC2">
          <w:rPr>
            <w:webHidden/>
          </w:rPr>
          <w:t>19</w:t>
        </w:r>
        <w:r>
          <w:rPr>
            <w:webHidden/>
          </w:rPr>
          <w:fldChar w:fldCharType="end"/>
        </w:r>
      </w:hyperlink>
    </w:p>
    <w:p w14:paraId="738A8075" w14:textId="16C72584" w:rsidR="009A1500" w:rsidRDefault="009A1500">
      <w:pPr>
        <w:pStyle w:val="TOC3"/>
        <w:rPr>
          <w:rFonts w:eastAsiaTheme="minorEastAsia"/>
          <w:color w:val="auto"/>
          <w:kern w:val="2"/>
          <w:sz w:val="24"/>
          <w:szCs w:val="24"/>
          <w:lang w:eastAsia="en-AU"/>
          <w14:ligatures w14:val="standardContextual"/>
        </w:rPr>
      </w:pPr>
      <w:hyperlink w:anchor="_Toc227329644" w:history="1">
        <w:r w:rsidRPr="000E0623">
          <w:rPr>
            <w:rStyle w:val="Hyperlink"/>
          </w:rPr>
          <w:t>6.1.3.</w:t>
        </w:r>
        <w:r>
          <w:rPr>
            <w:rFonts w:eastAsiaTheme="minorEastAsia"/>
            <w:color w:val="auto"/>
            <w:kern w:val="2"/>
            <w:sz w:val="24"/>
            <w:szCs w:val="24"/>
            <w:lang w:eastAsia="en-AU"/>
            <w14:ligatures w14:val="standardContextual"/>
          </w:rPr>
          <w:tab/>
        </w:r>
        <w:r w:rsidRPr="000E0623">
          <w:rPr>
            <w:rStyle w:val="Hyperlink"/>
          </w:rPr>
          <w:t>Package Short Description Guidelines</w:t>
        </w:r>
        <w:r>
          <w:rPr>
            <w:webHidden/>
          </w:rPr>
          <w:tab/>
        </w:r>
        <w:r>
          <w:rPr>
            <w:webHidden/>
          </w:rPr>
          <w:fldChar w:fldCharType="begin"/>
        </w:r>
        <w:r>
          <w:rPr>
            <w:webHidden/>
          </w:rPr>
          <w:instrText xml:space="preserve"> PAGEREF _Toc227329644 \h </w:instrText>
        </w:r>
        <w:r>
          <w:rPr>
            <w:webHidden/>
          </w:rPr>
        </w:r>
        <w:r>
          <w:rPr>
            <w:webHidden/>
          </w:rPr>
          <w:fldChar w:fldCharType="separate"/>
        </w:r>
        <w:r w:rsidR="00757EC2">
          <w:rPr>
            <w:webHidden/>
          </w:rPr>
          <w:t>19</w:t>
        </w:r>
        <w:r>
          <w:rPr>
            <w:webHidden/>
          </w:rPr>
          <w:fldChar w:fldCharType="end"/>
        </w:r>
      </w:hyperlink>
    </w:p>
    <w:p w14:paraId="236EF48C" w14:textId="4B6E5271" w:rsidR="009A1500" w:rsidRDefault="009A1500">
      <w:pPr>
        <w:pStyle w:val="TOC3"/>
        <w:rPr>
          <w:rFonts w:eastAsiaTheme="minorEastAsia"/>
          <w:color w:val="auto"/>
          <w:kern w:val="2"/>
          <w:sz w:val="24"/>
          <w:szCs w:val="24"/>
          <w:lang w:eastAsia="en-AU"/>
          <w14:ligatures w14:val="standardContextual"/>
        </w:rPr>
      </w:pPr>
      <w:hyperlink w:anchor="_Toc227329645" w:history="1">
        <w:r w:rsidRPr="000E0623">
          <w:rPr>
            <w:rStyle w:val="Hyperlink"/>
          </w:rPr>
          <w:t>6.1.4.</w:t>
        </w:r>
        <w:r>
          <w:rPr>
            <w:rFonts w:eastAsiaTheme="minorEastAsia"/>
            <w:color w:val="auto"/>
            <w:kern w:val="2"/>
            <w:sz w:val="24"/>
            <w:szCs w:val="24"/>
            <w:lang w:eastAsia="en-AU"/>
            <w14:ligatures w14:val="standardContextual"/>
          </w:rPr>
          <w:tab/>
        </w:r>
        <w:r w:rsidRPr="000E0623">
          <w:rPr>
            <w:rStyle w:val="Hyperlink"/>
          </w:rPr>
          <w:t>General Step Description Guidelines</w:t>
        </w:r>
        <w:r>
          <w:rPr>
            <w:webHidden/>
          </w:rPr>
          <w:tab/>
        </w:r>
        <w:r>
          <w:rPr>
            <w:webHidden/>
          </w:rPr>
          <w:fldChar w:fldCharType="begin"/>
        </w:r>
        <w:r>
          <w:rPr>
            <w:webHidden/>
          </w:rPr>
          <w:instrText xml:space="preserve"> PAGEREF _Toc227329645 \h </w:instrText>
        </w:r>
        <w:r>
          <w:rPr>
            <w:webHidden/>
          </w:rPr>
        </w:r>
        <w:r>
          <w:rPr>
            <w:webHidden/>
          </w:rPr>
          <w:fldChar w:fldCharType="separate"/>
        </w:r>
        <w:r w:rsidR="00757EC2">
          <w:rPr>
            <w:webHidden/>
          </w:rPr>
          <w:t>19</w:t>
        </w:r>
        <w:r>
          <w:rPr>
            <w:webHidden/>
          </w:rPr>
          <w:fldChar w:fldCharType="end"/>
        </w:r>
      </w:hyperlink>
    </w:p>
    <w:p w14:paraId="72A86E5B" w14:textId="3DB8E565" w:rsidR="009A1500" w:rsidRDefault="009A1500">
      <w:pPr>
        <w:pStyle w:val="TOC3"/>
        <w:rPr>
          <w:rFonts w:eastAsiaTheme="minorEastAsia"/>
          <w:color w:val="auto"/>
          <w:kern w:val="2"/>
          <w:sz w:val="24"/>
          <w:szCs w:val="24"/>
          <w:lang w:eastAsia="en-AU"/>
          <w14:ligatures w14:val="standardContextual"/>
        </w:rPr>
      </w:pPr>
      <w:hyperlink w:anchor="_Toc227329646" w:history="1">
        <w:r w:rsidRPr="000E0623">
          <w:rPr>
            <w:rStyle w:val="Hyperlink"/>
          </w:rPr>
          <w:t>6.1.5.</w:t>
        </w:r>
        <w:r>
          <w:rPr>
            <w:rFonts w:eastAsiaTheme="minorEastAsia"/>
            <w:color w:val="auto"/>
            <w:kern w:val="2"/>
            <w:sz w:val="24"/>
            <w:szCs w:val="24"/>
            <w:lang w:eastAsia="en-AU"/>
            <w14:ligatures w14:val="standardContextual"/>
          </w:rPr>
          <w:tab/>
        </w:r>
        <w:r w:rsidRPr="000E0623">
          <w:rPr>
            <w:rStyle w:val="Hyperlink"/>
          </w:rPr>
          <w:t>Integration Flow Look and Feel Guidelines</w:t>
        </w:r>
        <w:r>
          <w:rPr>
            <w:webHidden/>
          </w:rPr>
          <w:tab/>
        </w:r>
        <w:r>
          <w:rPr>
            <w:webHidden/>
          </w:rPr>
          <w:fldChar w:fldCharType="begin"/>
        </w:r>
        <w:r>
          <w:rPr>
            <w:webHidden/>
          </w:rPr>
          <w:instrText xml:space="preserve"> PAGEREF _Toc227329646 \h </w:instrText>
        </w:r>
        <w:r>
          <w:rPr>
            <w:webHidden/>
          </w:rPr>
        </w:r>
        <w:r>
          <w:rPr>
            <w:webHidden/>
          </w:rPr>
          <w:fldChar w:fldCharType="separate"/>
        </w:r>
        <w:r w:rsidR="00757EC2">
          <w:rPr>
            <w:webHidden/>
          </w:rPr>
          <w:t>19</w:t>
        </w:r>
        <w:r>
          <w:rPr>
            <w:webHidden/>
          </w:rPr>
          <w:fldChar w:fldCharType="end"/>
        </w:r>
      </w:hyperlink>
    </w:p>
    <w:p w14:paraId="429E8E8C" w14:textId="6AFF6DF6" w:rsidR="009A1500" w:rsidRDefault="009A1500">
      <w:pPr>
        <w:pStyle w:val="TOC3"/>
        <w:rPr>
          <w:rFonts w:eastAsiaTheme="minorEastAsia"/>
          <w:color w:val="auto"/>
          <w:kern w:val="2"/>
          <w:sz w:val="24"/>
          <w:szCs w:val="24"/>
          <w:lang w:eastAsia="en-AU"/>
          <w14:ligatures w14:val="standardContextual"/>
        </w:rPr>
      </w:pPr>
      <w:hyperlink w:anchor="_Toc227329647" w:history="1">
        <w:r w:rsidRPr="000E0623">
          <w:rPr>
            <w:rStyle w:val="Hyperlink"/>
          </w:rPr>
          <w:t>6.1.6.</w:t>
        </w:r>
        <w:r>
          <w:rPr>
            <w:rFonts w:eastAsiaTheme="minorEastAsia"/>
            <w:color w:val="auto"/>
            <w:kern w:val="2"/>
            <w:sz w:val="24"/>
            <w:szCs w:val="24"/>
            <w:lang w:eastAsia="en-AU"/>
            <w14:ligatures w14:val="standardContextual"/>
          </w:rPr>
          <w:tab/>
        </w:r>
        <w:r w:rsidRPr="000E0623">
          <w:rPr>
            <w:rStyle w:val="Hyperlink"/>
          </w:rPr>
          <w:t>Concurrent Development</w:t>
        </w:r>
        <w:r>
          <w:rPr>
            <w:webHidden/>
          </w:rPr>
          <w:tab/>
        </w:r>
        <w:r>
          <w:rPr>
            <w:webHidden/>
          </w:rPr>
          <w:fldChar w:fldCharType="begin"/>
        </w:r>
        <w:r>
          <w:rPr>
            <w:webHidden/>
          </w:rPr>
          <w:instrText xml:space="preserve"> PAGEREF _Toc227329647 \h </w:instrText>
        </w:r>
        <w:r>
          <w:rPr>
            <w:webHidden/>
          </w:rPr>
        </w:r>
        <w:r>
          <w:rPr>
            <w:webHidden/>
          </w:rPr>
          <w:fldChar w:fldCharType="separate"/>
        </w:r>
        <w:r w:rsidR="00757EC2">
          <w:rPr>
            <w:webHidden/>
          </w:rPr>
          <w:t>21</w:t>
        </w:r>
        <w:r>
          <w:rPr>
            <w:webHidden/>
          </w:rPr>
          <w:fldChar w:fldCharType="end"/>
        </w:r>
      </w:hyperlink>
    </w:p>
    <w:p w14:paraId="57CF6381" w14:textId="47174A35" w:rsidR="009A1500" w:rsidRDefault="009A1500">
      <w:pPr>
        <w:pStyle w:val="TOC3"/>
        <w:rPr>
          <w:rFonts w:eastAsiaTheme="minorEastAsia"/>
          <w:color w:val="auto"/>
          <w:kern w:val="2"/>
          <w:sz w:val="24"/>
          <w:szCs w:val="24"/>
          <w:lang w:eastAsia="en-AU"/>
          <w14:ligatures w14:val="standardContextual"/>
        </w:rPr>
      </w:pPr>
      <w:hyperlink w:anchor="_Toc227329648" w:history="1">
        <w:r w:rsidRPr="000E0623">
          <w:rPr>
            <w:rStyle w:val="Hyperlink"/>
          </w:rPr>
          <w:t>6.1.7.</w:t>
        </w:r>
        <w:r>
          <w:rPr>
            <w:rFonts w:eastAsiaTheme="minorEastAsia"/>
            <w:color w:val="auto"/>
            <w:kern w:val="2"/>
            <w:sz w:val="24"/>
            <w:szCs w:val="24"/>
            <w:lang w:eastAsia="en-AU"/>
            <w14:ligatures w14:val="standardContextual"/>
          </w:rPr>
          <w:tab/>
        </w:r>
        <w:r w:rsidRPr="000E0623">
          <w:rPr>
            <w:rStyle w:val="Hyperlink"/>
          </w:rPr>
          <w:t>Script Collection</w:t>
        </w:r>
        <w:r>
          <w:rPr>
            <w:webHidden/>
          </w:rPr>
          <w:tab/>
        </w:r>
        <w:r>
          <w:rPr>
            <w:webHidden/>
          </w:rPr>
          <w:fldChar w:fldCharType="begin"/>
        </w:r>
        <w:r>
          <w:rPr>
            <w:webHidden/>
          </w:rPr>
          <w:instrText xml:space="preserve"> PAGEREF _Toc227329648 \h </w:instrText>
        </w:r>
        <w:r>
          <w:rPr>
            <w:webHidden/>
          </w:rPr>
        </w:r>
        <w:r>
          <w:rPr>
            <w:webHidden/>
          </w:rPr>
          <w:fldChar w:fldCharType="separate"/>
        </w:r>
        <w:r w:rsidR="00757EC2">
          <w:rPr>
            <w:webHidden/>
          </w:rPr>
          <w:t>21</w:t>
        </w:r>
        <w:r>
          <w:rPr>
            <w:webHidden/>
          </w:rPr>
          <w:fldChar w:fldCharType="end"/>
        </w:r>
      </w:hyperlink>
    </w:p>
    <w:p w14:paraId="4A29331D" w14:textId="3FE4EC50" w:rsidR="009A1500" w:rsidRDefault="009A1500">
      <w:pPr>
        <w:pStyle w:val="TOC3"/>
        <w:rPr>
          <w:rFonts w:eastAsiaTheme="minorEastAsia"/>
          <w:color w:val="auto"/>
          <w:kern w:val="2"/>
          <w:sz w:val="24"/>
          <w:szCs w:val="24"/>
          <w:lang w:eastAsia="en-AU"/>
          <w14:ligatures w14:val="standardContextual"/>
        </w:rPr>
      </w:pPr>
      <w:hyperlink w:anchor="_Toc227329649" w:history="1">
        <w:r w:rsidRPr="000E0623">
          <w:rPr>
            <w:rStyle w:val="Hyperlink"/>
          </w:rPr>
          <w:t>6.1.8.</w:t>
        </w:r>
        <w:r>
          <w:rPr>
            <w:rFonts w:eastAsiaTheme="minorEastAsia"/>
            <w:color w:val="auto"/>
            <w:kern w:val="2"/>
            <w:sz w:val="24"/>
            <w:szCs w:val="24"/>
            <w:lang w:eastAsia="en-AU"/>
            <w14:ligatures w14:val="standardContextual"/>
          </w:rPr>
          <w:tab/>
        </w:r>
        <w:r w:rsidRPr="000E0623">
          <w:rPr>
            <w:rStyle w:val="Hyperlink"/>
          </w:rPr>
          <w:t>Parallel Processing – Splitter</w:t>
        </w:r>
        <w:r>
          <w:rPr>
            <w:webHidden/>
          </w:rPr>
          <w:tab/>
        </w:r>
        <w:r>
          <w:rPr>
            <w:webHidden/>
          </w:rPr>
          <w:fldChar w:fldCharType="begin"/>
        </w:r>
        <w:r>
          <w:rPr>
            <w:webHidden/>
          </w:rPr>
          <w:instrText xml:space="preserve"> PAGEREF _Toc227329649 \h </w:instrText>
        </w:r>
        <w:r>
          <w:rPr>
            <w:webHidden/>
          </w:rPr>
        </w:r>
        <w:r>
          <w:rPr>
            <w:webHidden/>
          </w:rPr>
          <w:fldChar w:fldCharType="separate"/>
        </w:r>
        <w:r w:rsidR="00757EC2">
          <w:rPr>
            <w:webHidden/>
          </w:rPr>
          <w:t>21</w:t>
        </w:r>
        <w:r>
          <w:rPr>
            <w:webHidden/>
          </w:rPr>
          <w:fldChar w:fldCharType="end"/>
        </w:r>
      </w:hyperlink>
    </w:p>
    <w:p w14:paraId="299AC4EA" w14:textId="663FBF13" w:rsidR="009A1500" w:rsidRDefault="009A1500">
      <w:pPr>
        <w:pStyle w:val="TOC3"/>
        <w:rPr>
          <w:rFonts w:eastAsiaTheme="minorEastAsia"/>
          <w:color w:val="auto"/>
          <w:kern w:val="2"/>
          <w:sz w:val="24"/>
          <w:szCs w:val="24"/>
          <w:lang w:eastAsia="en-AU"/>
          <w14:ligatures w14:val="standardContextual"/>
        </w:rPr>
      </w:pPr>
      <w:hyperlink w:anchor="_Toc227329650" w:history="1">
        <w:r w:rsidRPr="000E0623">
          <w:rPr>
            <w:rStyle w:val="Hyperlink"/>
          </w:rPr>
          <w:t>6.1.9.</w:t>
        </w:r>
        <w:r>
          <w:rPr>
            <w:rFonts w:eastAsiaTheme="minorEastAsia"/>
            <w:color w:val="auto"/>
            <w:kern w:val="2"/>
            <w:sz w:val="24"/>
            <w:szCs w:val="24"/>
            <w:lang w:eastAsia="en-AU"/>
            <w14:ligatures w14:val="standardContextual"/>
          </w:rPr>
          <w:tab/>
        </w:r>
        <w:r w:rsidRPr="000E0623">
          <w:rPr>
            <w:rStyle w:val="Hyperlink"/>
          </w:rPr>
          <w:t>Integration Guidelines for Payload Logging</w:t>
        </w:r>
        <w:r>
          <w:rPr>
            <w:webHidden/>
          </w:rPr>
          <w:tab/>
        </w:r>
        <w:r>
          <w:rPr>
            <w:webHidden/>
          </w:rPr>
          <w:fldChar w:fldCharType="begin"/>
        </w:r>
        <w:r>
          <w:rPr>
            <w:webHidden/>
          </w:rPr>
          <w:instrText xml:space="preserve"> PAGEREF _Toc227329650 \h </w:instrText>
        </w:r>
        <w:r>
          <w:rPr>
            <w:webHidden/>
          </w:rPr>
        </w:r>
        <w:r>
          <w:rPr>
            <w:webHidden/>
          </w:rPr>
          <w:fldChar w:fldCharType="separate"/>
        </w:r>
        <w:r w:rsidR="00757EC2">
          <w:rPr>
            <w:webHidden/>
          </w:rPr>
          <w:t>21</w:t>
        </w:r>
        <w:r>
          <w:rPr>
            <w:webHidden/>
          </w:rPr>
          <w:fldChar w:fldCharType="end"/>
        </w:r>
      </w:hyperlink>
    </w:p>
    <w:p w14:paraId="318115A2" w14:textId="22E7CBAE" w:rsidR="009A1500" w:rsidRDefault="009A1500">
      <w:pPr>
        <w:pStyle w:val="TOC3"/>
        <w:tabs>
          <w:tab w:val="left" w:pos="880"/>
        </w:tabs>
        <w:rPr>
          <w:rFonts w:eastAsiaTheme="minorEastAsia"/>
          <w:color w:val="auto"/>
          <w:kern w:val="2"/>
          <w:sz w:val="24"/>
          <w:szCs w:val="24"/>
          <w:lang w:eastAsia="en-AU"/>
          <w14:ligatures w14:val="standardContextual"/>
        </w:rPr>
      </w:pPr>
      <w:hyperlink w:anchor="_Toc227329651" w:history="1">
        <w:r w:rsidRPr="000E0623">
          <w:rPr>
            <w:rStyle w:val="Hyperlink"/>
          </w:rPr>
          <w:t>6.1.10.</w:t>
        </w:r>
        <w:r>
          <w:rPr>
            <w:rFonts w:eastAsiaTheme="minorEastAsia"/>
            <w:color w:val="auto"/>
            <w:kern w:val="2"/>
            <w:sz w:val="24"/>
            <w:szCs w:val="24"/>
            <w:lang w:eastAsia="en-AU"/>
            <w14:ligatures w14:val="standardContextual"/>
          </w:rPr>
          <w:tab/>
        </w:r>
        <w:r w:rsidRPr="000E0623">
          <w:rPr>
            <w:rStyle w:val="Hyperlink"/>
          </w:rPr>
          <w:t>External Configuration Parameters</w:t>
        </w:r>
        <w:r>
          <w:rPr>
            <w:webHidden/>
          </w:rPr>
          <w:tab/>
        </w:r>
        <w:r>
          <w:rPr>
            <w:webHidden/>
          </w:rPr>
          <w:fldChar w:fldCharType="begin"/>
        </w:r>
        <w:r>
          <w:rPr>
            <w:webHidden/>
          </w:rPr>
          <w:instrText xml:space="preserve"> PAGEREF _Toc227329651 \h </w:instrText>
        </w:r>
        <w:r>
          <w:rPr>
            <w:webHidden/>
          </w:rPr>
        </w:r>
        <w:r>
          <w:rPr>
            <w:webHidden/>
          </w:rPr>
          <w:fldChar w:fldCharType="separate"/>
        </w:r>
        <w:r w:rsidR="00757EC2">
          <w:rPr>
            <w:webHidden/>
          </w:rPr>
          <w:t>21</w:t>
        </w:r>
        <w:r>
          <w:rPr>
            <w:webHidden/>
          </w:rPr>
          <w:fldChar w:fldCharType="end"/>
        </w:r>
      </w:hyperlink>
    </w:p>
    <w:p w14:paraId="4027AC69" w14:textId="3C2D2CAE" w:rsidR="009A1500" w:rsidRDefault="009A1500">
      <w:pPr>
        <w:pStyle w:val="TOC3"/>
        <w:tabs>
          <w:tab w:val="left" w:pos="880"/>
        </w:tabs>
        <w:rPr>
          <w:rFonts w:eastAsiaTheme="minorEastAsia"/>
          <w:color w:val="auto"/>
          <w:kern w:val="2"/>
          <w:sz w:val="24"/>
          <w:szCs w:val="24"/>
          <w:lang w:eastAsia="en-AU"/>
          <w14:ligatures w14:val="standardContextual"/>
        </w:rPr>
      </w:pPr>
      <w:hyperlink w:anchor="_Toc227329652" w:history="1">
        <w:r w:rsidRPr="000E0623">
          <w:rPr>
            <w:rStyle w:val="Hyperlink"/>
          </w:rPr>
          <w:t>6.1.11.</w:t>
        </w:r>
        <w:r>
          <w:rPr>
            <w:rFonts w:eastAsiaTheme="minorEastAsia"/>
            <w:color w:val="auto"/>
            <w:kern w:val="2"/>
            <w:sz w:val="24"/>
            <w:szCs w:val="24"/>
            <w:lang w:eastAsia="en-AU"/>
            <w14:ligatures w14:val="standardContextual"/>
          </w:rPr>
          <w:tab/>
        </w:r>
        <w:r w:rsidRPr="000E0623">
          <w:rPr>
            <w:rStyle w:val="Hyperlink"/>
          </w:rPr>
          <w:t>Restarting Messages</w:t>
        </w:r>
        <w:r>
          <w:rPr>
            <w:webHidden/>
          </w:rPr>
          <w:tab/>
        </w:r>
        <w:r>
          <w:rPr>
            <w:webHidden/>
          </w:rPr>
          <w:fldChar w:fldCharType="begin"/>
        </w:r>
        <w:r>
          <w:rPr>
            <w:webHidden/>
          </w:rPr>
          <w:instrText xml:space="preserve"> PAGEREF _Toc227329652 \h </w:instrText>
        </w:r>
        <w:r>
          <w:rPr>
            <w:webHidden/>
          </w:rPr>
        </w:r>
        <w:r>
          <w:rPr>
            <w:webHidden/>
          </w:rPr>
          <w:fldChar w:fldCharType="separate"/>
        </w:r>
        <w:r w:rsidR="00757EC2">
          <w:rPr>
            <w:webHidden/>
          </w:rPr>
          <w:t>21</w:t>
        </w:r>
        <w:r>
          <w:rPr>
            <w:webHidden/>
          </w:rPr>
          <w:fldChar w:fldCharType="end"/>
        </w:r>
      </w:hyperlink>
    </w:p>
    <w:p w14:paraId="4D0E19B3" w14:textId="2D70FC98" w:rsidR="009A1500" w:rsidRDefault="009A1500">
      <w:pPr>
        <w:pStyle w:val="TOC3"/>
        <w:tabs>
          <w:tab w:val="left" w:pos="880"/>
        </w:tabs>
        <w:rPr>
          <w:rFonts w:eastAsiaTheme="minorEastAsia"/>
          <w:color w:val="auto"/>
          <w:kern w:val="2"/>
          <w:sz w:val="24"/>
          <w:szCs w:val="24"/>
          <w:lang w:eastAsia="en-AU"/>
          <w14:ligatures w14:val="standardContextual"/>
        </w:rPr>
      </w:pPr>
      <w:hyperlink w:anchor="_Toc227329653" w:history="1">
        <w:r w:rsidRPr="000E0623">
          <w:rPr>
            <w:rStyle w:val="Hyperlink"/>
          </w:rPr>
          <w:t>6.1.12.</w:t>
        </w:r>
        <w:r>
          <w:rPr>
            <w:rFonts w:eastAsiaTheme="minorEastAsia"/>
            <w:color w:val="auto"/>
            <w:kern w:val="2"/>
            <w:sz w:val="24"/>
            <w:szCs w:val="24"/>
            <w:lang w:eastAsia="en-AU"/>
            <w14:ligatures w14:val="standardContextual"/>
          </w:rPr>
          <w:tab/>
        </w:r>
        <w:r w:rsidRPr="000E0623">
          <w:rPr>
            <w:rStyle w:val="Hyperlink"/>
          </w:rPr>
          <w:t>JMS Approach</w:t>
        </w:r>
        <w:r>
          <w:rPr>
            <w:webHidden/>
          </w:rPr>
          <w:tab/>
        </w:r>
        <w:r>
          <w:rPr>
            <w:webHidden/>
          </w:rPr>
          <w:fldChar w:fldCharType="begin"/>
        </w:r>
        <w:r>
          <w:rPr>
            <w:webHidden/>
          </w:rPr>
          <w:instrText xml:space="preserve"> PAGEREF _Toc227329653 \h </w:instrText>
        </w:r>
        <w:r>
          <w:rPr>
            <w:webHidden/>
          </w:rPr>
        </w:r>
        <w:r>
          <w:rPr>
            <w:webHidden/>
          </w:rPr>
          <w:fldChar w:fldCharType="separate"/>
        </w:r>
        <w:r w:rsidR="00757EC2">
          <w:rPr>
            <w:webHidden/>
          </w:rPr>
          <w:t>22</w:t>
        </w:r>
        <w:r>
          <w:rPr>
            <w:webHidden/>
          </w:rPr>
          <w:fldChar w:fldCharType="end"/>
        </w:r>
      </w:hyperlink>
    </w:p>
    <w:p w14:paraId="30FCD4E6" w14:textId="58F0F4ED" w:rsidR="009A1500" w:rsidRDefault="009A1500">
      <w:pPr>
        <w:pStyle w:val="TOC3"/>
        <w:tabs>
          <w:tab w:val="left" w:pos="880"/>
        </w:tabs>
        <w:rPr>
          <w:rFonts w:eastAsiaTheme="minorEastAsia"/>
          <w:color w:val="auto"/>
          <w:kern w:val="2"/>
          <w:sz w:val="24"/>
          <w:szCs w:val="24"/>
          <w:lang w:eastAsia="en-AU"/>
          <w14:ligatures w14:val="standardContextual"/>
        </w:rPr>
      </w:pPr>
      <w:hyperlink w:anchor="_Toc227329654" w:history="1">
        <w:r w:rsidRPr="000E0623">
          <w:rPr>
            <w:rStyle w:val="Hyperlink"/>
          </w:rPr>
          <w:t>6.1.13.</w:t>
        </w:r>
        <w:r>
          <w:rPr>
            <w:rFonts w:eastAsiaTheme="minorEastAsia"/>
            <w:color w:val="auto"/>
            <w:kern w:val="2"/>
            <w:sz w:val="24"/>
            <w:szCs w:val="24"/>
            <w:lang w:eastAsia="en-AU"/>
            <w14:ligatures w14:val="standardContextual"/>
          </w:rPr>
          <w:tab/>
        </w:r>
        <w:r w:rsidRPr="000E0623">
          <w:rPr>
            <w:rStyle w:val="Hyperlink"/>
          </w:rPr>
          <w:t>Data Store Approach</w:t>
        </w:r>
        <w:r>
          <w:rPr>
            <w:webHidden/>
          </w:rPr>
          <w:tab/>
        </w:r>
        <w:r>
          <w:rPr>
            <w:webHidden/>
          </w:rPr>
          <w:fldChar w:fldCharType="begin"/>
        </w:r>
        <w:r>
          <w:rPr>
            <w:webHidden/>
          </w:rPr>
          <w:instrText xml:space="preserve"> PAGEREF _Toc227329654 \h </w:instrText>
        </w:r>
        <w:r>
          <w:rPr>
            <w:webHidden/>
          </w:rPr>
        </w:r>
        <w:r>
          <w:rPr>
            <w:webHidden/>
          </w:rPr>
          <w:fldChar w:fldCharType="separate"/>
        </w:r>
        <w:r w:rsidR="00757EC2">
          <w:rPr>
            <w:webHidden/>
          </w:rPr>
          <w:t>22</w:t>
        </w:r>
        <w:r>
          <w:rPr>
            <w:webHidden/>
          </w:rPr>
          <w:fldChar w:fldCharType="end"/>
        </w:r>
      </w:hyperlink>
    </w:p>
    <w:p w14:paraId="6E805278" w14:textId="720621C6" w:rsidR="009A1500" w:rsidRDefault="009A1500">
      <w:pPr>
        <w:pStyle w:val="TOC3"/>
        <w:tabs>
          <w:tab w:val="left" w:pos="880"/>
        </w:tabs>
        <w:rPr>
          <w:rFonts w:eastAsiaTheme="minorEastAsia"/>
          <w:color w:val="auto"/>
          <w:kern w:val="2"/>
          <w:sz w:val="24"/>
          <w:szCs w:val="24"/>
          <w:lang w:eastAsia="en-AU"/>
          <w14:ligatures w14:val="standardContextual"/>
        </w:rPr>
      </w:pPr>
      <w:hyperlink w:anchor="_Toc227329655" w:history="1">
        <w:r w:rsidRPr="000E0623">
          <w:rPr>
            <w:rStyle w:val="Hyperlink"/>
          </w:rPr>
          <w:t>6.1.14.</w:t>
        </w:r>
        <w:r>
          <w:rPr>
            <w:rFonts w:eastAsiaTheme="minorEastAsia"/>
            <w:color w:val="auto"/>
            <w:kern w:val="2"/>
            <w:sz w:val="24"/>
            <w:szCs w:val="24"/>
            <w:lang w:eastAsia="en-AU"/>
            <w14:ligatures w14:val="standardContextual"/>
          </w:rPr>
          <w:tab/>
        </w:r>
        <w:r w:rsidRPr="000E0623">
          <w:rPr>
            <w:rStyle w:val="Hyperlink"/>
          </w:rPr>
          <w:t>Centralized Reusable Value Mapping API</w:t>
        </w:r>
        <w:r>
          <w:rPr>
            <w:webHidden/>
          </w:rPr>
          <w:tab/>
        </w:r>
        <w:r>
          <w:rPr>
            <w:webHidden/>
          </w:rPr>
          <w:fldChar w:fldCharType="begin"/>
        </w:r>
        <w:r>
          <w:rPr>
            <w:webHidden/>
          </w:rPr>
          <w:instrText xml:space="preserve"> PAGEREF _Toc227329655 \h </w:instrText>
        </w:r>
        <w:r>
          <w:rPr>
            <w:webHidden/>
          </w:rPr>
        </w:r>
        <w:r>
          <w:rPr>
            <w:webHidden/>
          </w:rPr>
          <w:fldChar w:fldCharType="separate"/>
        </w:r>
        <w:r w:rsidR="00757EC2">
          <w:rPr>
            <w:webHidden/>
          </w:rPr>
          <w:t>22</w:t>
        </w:r>
        <w:r>
          <w:rPr>
            <w:webHidden/>
          </w:rPr>
          <w:fldChar w:fldCharType="end"/>
        </w:r>
      </w:hyperlink>
    </w:p>
    <w:p w14:paraId="4BE8BA68" w14:textId="7B612DDB" w:rsidR="009A1500" w:rsidRDefault="009A1500">
      <w:pPr>
        <w:pStyle w:val="TOC1"/>
        <w:rPr>
          <w:rFonts w:eastAsiaTheme="minorEastAsia"/>
          <w:b w:val="0"/>
          <w:bCs w:val="0"/>
          <w:kern w:val="2"/>
          <w:lang w:eastAsia="en-AU"/>
          <w14:ligatures w14:val="standardContextual"/>
        </w:rPr>
      </w:pPr>
      <w:hyperlink w:anchor="_Toc227329656" w:history="1">
        <w:r w:rsidRPr="000E0623">
          <w:rPr>
            <w:rStyle w:val="Hyperlink"/>
          </w:rPr>
          <w:t>7.</w:t>
        </w:r>
        <w:r>
          <w:rPr>
            <w:rFonts w:eastAsiaTheme="minorEastAsia"/>
            <w:b w:val="0"/>
            <w:bCs w:val="0"/>
            <w:kern w:val="2"/>
            <w:lang w:eastAsia="en-AU"/>
            <w14:ligatures w14:val="standardContextual"/>
          </w:rPr>
          <w:tab/>
        </w:r>
        <w:r w:rsidRPr="000E0623">
          <w:rPr>
            <w:rStyle w:val="Hyperlink"/>
          </w:rPr>
          <w:t>Integration Transport and Deployment</w:t>
        </w:r>
        <w:r>
          <w:rPr>
            <w:webHidden/>
          </w:rPr>
          <w:tab/>
        </w:r>
        <w:r>
          <w:rPr>
            <w:webHidden/>
          </w:rPr>
          <w:fldChar w:fldCharType="begin"/>
        </w:r>
        <w:r>
          <w:rPr>
            <w:webHidden/>
          </w:rPr>
          <w:instrText xml:space="preserve"> PAGEREF _Toc227329656 \h </w:instrText>
        </w:r>
        <w:r>
          <w:rPr>
            <w:webHidden/>
          </w:rPr>
        </w:r>
        <w:r>
          <w:rPr>
            <w:webHidden/>
          </w:rPr>
          <w:fldChar w:fldCharType="separate"/>
        </w:r>
        <w:r w:rsidR="00757EC2">
          <w:rPr>
            <w:webHidden/>
          </w:rPr>
          <w:t>23</w:t>
        </w:r>
        <w:r>
          <w:rPr>
            <w:webHidden/>
          </w:rPr>
          <w:fldChar w:fldCharType="end"/>
        </w:r>
      </w:hyperlink>
    </w:p>
    <w:p w14:paraId="3A440884" w14:textId="787CCB08" w:rsidR="009A1500" w:rsidRDefault="009A1500">
      <w:pPr>
        <w:pStyle w:val="TOC2"/>
        <w:rPr>
          <w:rFonts w:eastAsiaTheme="minorEastAsia"/>
          <w:b w:val="0"/>
          <w:bCs w:val="0"/>
          <w:color w:val="auto"/>
          <w:kern w:val="2"/>
          <w:sz w:val="24"/>
          <w:szCs w:val="24"/>
          <w:lang w:eastAsia="en-AU"/>
          <w14:ligatures w14:val="standardContextual"/>
        </w:rPr>
      </w:pPr>
      <w:hyperlink w:anchor="_Toc227329657" w:history="1">
        <w:r w:rsidRPr="000E0623">
          <w:rPr>
            <w:rStyle w:val="Hyperlink"/>
          </w:rPr>
          <w:t>7.1.</w:t>
        </w:r>
        <w:r>
          <w:rPr>
            <w:rFonts w:eastAsiaTheme="minorEastAsia"/>
            <w:b w:val="0"/>
            <w:bCs w:val="0"/>
            <w:color w:val="auto"/>
            <w:kern w:val="2"/>
            <w:sz w:val="24"/>
            <w:szCs w:val="24"/>
            <w:lang w:eastAsia="en-AU"/>
            <w14:ligatures w14:val="standardContextual"/>
          </w:rPr>
          <w:tab/>
        </w:r>
        <w:r w:rsidRPr="000E0623">
          <w:rPr>
            <w:rStyle w:val="Hyperlink"/>
          </w:rPr>
          <w:t>SAP Cloud Transport Management Service</w:t>
        </w:r>
        <w:r>
          <w:rPr>
            <w:webHidden/>
          </w:rPr>
          <w:tab/>
        </w:r>
        <w:r>
          <w:rPr>
            <w:webHidden/>
          </w:rPr>
          <w:fldChar w:fldCharType="begin"/>
        </w:r>
        <w:r>
          <w:rPr>
            <w:webHidden/>
          </w:rPr>
          <w:instrText xml:space="preserve"> PAGEREF _Toc227329657 \h </w:instrText>
        </w:r>
        <w:r>
          <w:rPr>
            <w:webHidden/>
          </w:rPr>
        </w:r>
        <w:r>
          <w:rPr>
            <w:webHidden/>
          </w:rPr>
          <w:fldChar w:fldCharType="separate"/>
        </w:r>
        <w:r w:rsidR="00757EC2">
          <w:rPr>
            <w:webHidden/>
          </w:rPr>
          <w:t>23</w:t>
        </w:r>
        <w:r>
          <w:rPr>
            <w:webHidden/>
          </w:rPr>
          <w:fldChar w:fldCharType="end"/>
        </w:r>
      </w:hyperlink>
    </w:p>
    <w:p w14:paraId="5F077689" w14:textId="3AF695E2" w:rsidR="009A1500" w:rsidRDefault="009A1500">
      <w:pPr>
        <w:pStyle w:val="TOC1"/>
        <w:rPr>
          <w:rFonts w:eastAsiaTheme="minorEastAsia"/>
          <w:b w:val="0"/>
          <w:bCs w:val="0"/>
          <w:kern w:val="2"/>
          <w:lang w:eastAsia="en-AU"/>
          <w14:ligatures w14:val="standardContextual"/>
        </w:rPr>
      </w:pPr>
      <w:hyperlink w:anchor="_Toc227329658" w:history="1">
        <w:r w:rsidRPr="000E0623">
          <w:rPr>
            <w:rStyle w:val="Hyperlink"/>
          </w:rPr>
          <w:t>8.</w:t>
        </w:r>
        <w:r>
          <w:rPr>
            <w:rFonts w:eastAsiaTheme="minorEastAsia"/>
            <w:b w:val="0"/>
            <w:bCs w:val="0"/>
            <w:kern w:val="2"/>
            <w:lang w:eastAsia="en-AU"/>
            <w14:ligatures w14:val="standardContextual"/>
          </w:rPr>
          <w:tab/>
        </w:r>
        <w:r w:rsidRPr="000E0623">
          <w:rPr>
            <w:rStyle w:val="Hyperlink"/>
          </w:rPr>
          <w:t>Interface Security Requirements</w:t>
        </w:r>
        <w:r>
          <w:rPr>
            <w:webHidden/>
          </w:rPr>
          <w:tab/>
        </w:r>
        <w:r>
          <w:rPr>
            <w:webHidden/>
          </w:rPr>
          <w:fldChar w:fldCharType="begin"/>
        </w:r>
        <w:r>
          <w:rPr>
            <w:webHidden/>
          </w:rPr>
          <w:instrText xml:space="preserve"> PAGEREF _Toc227329658 \h </w:instrText>
        </w:r>
        <w:r>
          <w:rPr>
            <w:webHidden/>
          </w:rPr>
        </w:r>
        <w:r>
          <w:rPr>
            <w:webHidden/>
          </w:rPr>
          <w:fldChar w:fldCharType="separate"/>
        </w:r>
        <w:r w:rsidR="00757EC2">
          <w:rPr>
            <w:webHidden/>
          </w:rPr>
          <w:t>25</w:t>
        </w:r>
        <w:r>
          <w:rPr>
            <w:webHidden/>
          </w:rPr>
          <w:fldChar w:fldCharType="end"/>
        </w:r>
      </w:hyperlink>
    </w:p>
    <w:p w14:paraId="3C5B43A8" w14:textId="6C628D8F" w:rsidR="009A1500" w:rsidRDefault="009A1500">
      <w:pPr>
        <w:pStyle w:val="TOC2"/>
        <w:rPr>
          <w:rFonts w:eastAsiaTheme="minorEastAsia"/>
          <w:b w:val="0"/>
          <w:bCs w:val="0"/>
          <w:color w:val="auto"/>
          <w:kern w:val="2"/>
          <w:sz w:val="24"/>
          <w:szCs w:val="24"/>
          <w:lang w:eastAsia="en-AU"/>
          <w14:ligatures w14:val="standardContextual"/>
        </w:rPr>
      </w:pPr>
      <w:hyperlink w:anchor="_Toc227329659" w:history="1">
        <w:r w:rsidRPr="000E0623">
          <w:rPr>
            <w:rStyle w:val="Hyperlink"/>
          </w:rPr>
          <w:t>8.1.</w:t>
        </w:r>
        <w:r>
          <w:rPr>
            <w:rFonts w:eastAsiaTheme="minorEastAsia"/>
            <w:b w:val="0"/>
            <w:bCs w:val="0"/>
            <w:color w:val="auto"/>
            <w:kern w:val="2"/>
            <w:sz w:val="24"/>
            <w:szCs w:val="24"/>
            <w:lang w:eastAsia="en-AU"/>
            <w14:ligatures w14:val="standardContextual"/>
          </w:rPr>
          <w:tab/>
        </w:r>
        <w:r w:rsidRPr="000E0623">
          <w:rPr>
            <w:rStyle w:val="Hyperlink"/>
          </w:rPr>
          <w:t>SAP Cloud Integration Security</w:t>
        </w:r>
        <w:r>
          <w:rPr>
            <w:webHidden/>
          </w:rPr>
          <w:tab/>
        </w:r>
        <w:r>
          <w:rPr>
            <w:webHidden/>
          </w:rPr>
          <w:fldChar w:fldCharType="begin"/>
        </w:r>
        <w:r>
          <w:rPr>
            <w:webHidden/>
          </w:rPr>
          <w:instrText xml:space="preserve"> PAGEREF _Toc227329659 \h </w:instrText>
        </w:r>
        <w:r>
          <w:rPr>
            <w:webHidden/>
          </w:rPr>
        </w:r>
        <w:r>
          <w:rPr>
            <w:webHidden/>
          </w:rPr>
          <w:fldChar w:fldCharType="separate"/>
        </w:r>
        <w:r w:rsidR="00757EC2">
          <w:rPr>
            <w:webHidden/>
          </w:rPr>
          <w:t>25</w:t>
        </w:r>
        <w:r>
          <w:rPr>
            <w:webHidden/>
          </w:rPr>
          <w:fldChar w:fldCharType="end"/>
        </w:r>
      </w:hyperlink>
    </w:p>
    <w:p w14:paraId="143F4E5D" w14:textId="1D156660" w:rsidR="009A1500" w:rsidRDefault="009A1500">
      <w:pPr>
        <w:pStyle w:val="TOC3"/>
        <w:rPr>
          <w:rFonts w:eastAsiaTheme="minorEastAsia"/>
          <w:color w:val="auto"/>
          <w:kern w:val="2"/>
          <w:sz w:val="24"/>
          <w:szCs w:val="24"/>
          <w:lang w:eastAsia="en-AU"/>
          <w14:ligatures w14:val="standardContextual"/>
        </w:rPr>
      </w:pPr>
      <w:hyperlink w:anchor="_Toc227329660" w:history="1">
        <w:r w:rsidRPr="000E0623">
          <w:rPr>
            <w:rStyle w:val="Hyperlink"/>
          </w:rPr>
          <w:t>8.1.1.</w:t>
        </w:r>
        <w:r>
          <w:rPr>
            <w:rFonts w:eastAsiaTheme="minorEastAsia"/>
            <w:color w:val="auto"/>
            <w:kern w:val="2"/>
            <w:sz w:val="24"/>
            <w:szCs w:val="24"/>
            <w:lang w:eastAsia="en-AU"/>
            <w14:ligatures w14:val="standardContextual"/>
          </w:rPr>
          <w:tab/>
        </w:r>
        <w:r w:rsidRPr="000E0623">
          <w:rPr>
            <w:rStyle w:val="Hyperlink"/>
          </w:rPr>
          <w:t>Authentication Mechanisms</w:t>
        </w:r>
        <w:r>
          <w:rPr>
            <w:webHidden/>
          </w:rPr>
          <w:tab/>
        </w:r>
        <w:r>
          <w:rPr>
            <w:webHidden/>
          </w:rPr>
          <w:fldChar w:fldCharType="begin"/>
        </w:r>
        <w:r>
          <w:rPr>
            <w:webHidden/>
          </w:rPr>
          <w:instrText xml:space="preserve"> PAGEREF _Toc227329660 \h </w:instrText>
        </w:r>
        <w:r>
          <w:rPr>
            <w:webHidden/>
          </w:rPr>
        </w:r>
        <w:r>
          <w:rPr>
            <w:webHidden/>
          </w:rPr>
          <w:fldChar w:fldCharType="separate"/>
        </w:r>
        <w:r w:rsidR="00757EC2">
          <w:rPr>
            <w:webHidden/>
          </w:rPr>
          <w:t>25</w:t>
        </w:r>
        <w:r>
          <w:rPr>
            <w:webHidden/>
          </w:rPr>
          <w:fldChar w:fldCharType="end"/>
        </w:r>
      </w:hyperlink>
    </w:p>
    <w:p w14:paraId="5BAE0074" w14:textId="3610F9B4" w:rsidR="009A1500" w:rsidRDefault="009A1500">
      <w:pPr>
        <w:pStyle w:val="TOC3"/>
        <w:rPr>
          <w:rFonts w:eastAsiaTheme="minorEastAsia"/>
          <w:color w:val="auto"/>
          <w:kern w:val="2"/>
          <w:sz w:val="24"/>
          <w:szCs w:val="24"/>
          <w:lang w:eastAsia="en-AU"/>
          <w14:ligatures w14:val="standardContextual"/>
        </w:rPr>
      </w:pPr>
      <w:hyperlink w:anchor="_Toc227329661" w:history="1">
        <w:r w:rsidRPr="000E0623">
          <w:rPr>
            <w:rStyle w:val="Hyperlink"/>
          </w:rPr>
          <w:t>8.1.2.</w:t>
        </w:r>
        <w:r>
          <w:rPr>
            <w:rFonts w:eastAsiaTheme="minorEastAsia"/>
            <w:color w:val="auto"/>
            <w:kern w:val="2"/>
            <w:sz w:val="24"/>
            <w:szCs w:val="24"/>
            <w:lang w:eastAsia="en-AU"/>
            <w14:ligatures w14:val="standardContextual"/>
          </w:rPr>
          <w:tab/>
        </w:r>
        <w:r w:rsidRPr="000E0623">
          <w:rPr>
            <w:rStyle w:val="Hyperlink"/>
          </w:rPr>
          <w:t>Transport Layer Security</w:t>
        </w:r>
        <w:r>
          <w:rPr>
            <w:webHidden/>
          </w:rPr>
          <w:tab/>
        </w:r>
        <w:r>
          <w:rPr>
            <w:webHidden/>
          </w:rPr>
          <w:fldChar w:fldCharType="begin"/>
        </w:r>
        <w:r>
          <w:rPr>
            <w:webHidden/>
          </w:rPr>
          <w:instrText xml:space="preserve"> PAGEREF _Toc227329661 \h </w:instrText>
        </w:r>
        <w:r>
          <w:rPr>
            <w:webHidden/>
          </w:rPr>
        </w:r>
        <w:r>
          <w:rPr>
            <w:webHidden/>
          </w:rPr>
          <w:fldChar w:fldCharType="separate"/>
        </w:r>
        <w:r w:rsidR="00757EC2">
          <w:rPr>
            <w:webHidden/>
          </w:rPr>
          <w:t>25</w:t>
        </w:r>
        <w:r>
          <w:rPr>
            <w:webHidden/>
          </w:rPr>
          <w:fldChar w:fldCharType="end"/>
        </w:r>
      </w:hyperlink>
    </w:p>
    <w:p w14:paraId="3D544499" w14:textId="22D43EF2" w:rsidR="009A1500" w:rsidRDefault="009A1500">
      <w:pPr>
        <w:pStyle w:val="TOC3"/>
        <w:rPr>
          <w:rFonts w:eastAsiaTheme="minorEastAsia"/>
          <w:color w:val="auto"/>
          <w:kern w:val="2"/>
          <w:sz w:val="24"/>
          <w:szCs w:val="24"/>
          <w:lang w:eastAsia="en-AU"/>
          <w14:ligatures w14:val="standardContextual"/>
        </w:rPr>
      </w:pPr>
      <w:hyperlink w:anchor="_Toc227329662" w:history="1">
        <w:r w:rsidRPr="000E0623">
          <w:rPr>
            <w:rStyle w:val="Hyperlink"/>
          </w:rPr>
          <w:t>8.1.3.</w:t>
        </w:r>
        <w:r>
          <w:rPr>
            <w:rFonts w:eastAsiaTheme="minorEastAsia"/>
            <w:color w:val="auto"/>
            <w:kern w:val="2"/>
            <w:sz w:val="24"/>
            <w:szCs w:val="24"/>
            <w:lang w:eastAsia="en-AU"/>
            <w14:ligatures w14:val="standardContextual"/>
          </w:rPr>
          <w:tab/>
        </w:r>
        <w:r w:rsidRPr="000E0623">
          <w:rPr>
            <w:rStyle w:val="Hyperlink"/>
          </w:rPr>
          <w:t>Message Level Security</w:t>
        </w:r>
        <w:r>
          <w:rPr>
            <w:webHidden/>
          </w:rPr>
          <w:tab/>
        </w:r>
        <w:r>
          <w:rPr>
            <w:webHidden/>
          </w:rPr>
          <w:fldChar w:fldCharType="begin"/>
        </w:r>
        <w:r>
          <w:rPr>
            <w:webHidden/>
          </w:rPr>
          <w:instrText xml:space="preserve"> PAGEREF _Toc227329662 \h </w:instrText>
        </w:r>
        <w:r>
          <w:rPr>
            <w:webHidden/>
          </w:rPr>
        </w:r>
        <w:r>
          <w:rPr>
            <w:webHidden/>
          </w:rPr>
          <w:fldChar w:fldCharType="separate"/>
        </w:r>
        <w:r w:rsidR="00757EC2">
          <w:rPr>
            <w:webHidden/>
          </w:rPr>
          <w:t>26</w:t>
        </w:r>
        <w:r>
          <w:rPr>
            <w:webHidden/>
          </w:rPr>
          <w:fldChar w:fldCharType="end"/>
        </w:r>
      </w:hyperlink>
    </w:p>
    <w:p w14:paraId="64D86EFB" w14:textId="0FC0370F" w:rsidR="009A1500" w:rsidRDefault="009A1500">
      <w:pPr>
        <w:pStyle w:val="TOC3"/>
        <w:rPr>
          <w:rFonts w:eastAsiaTheme="minorEastAsia"/>
          <w:color w:val="auto"/>
          <w:kern w:val="2"/>
          <w:sz w:val="24"/>
          <w:szCs w:val="24"/>
          <w:lang w:eastAsia="en-AU"/>
          <w14:ligatures w14:val="standardContextual"/>
        </w:rPr>
      </w:pPr>
      <w:hyperlink w:anchor="_Toc227329663" w:history="1">
        <w:r w:rsidRPr="000E0623">
          <w:rPr>
            <w:rStyle w:val="Hyperlink"/>
          </w:rPr>
          <w:t>8.1.4.</w:t>
        </w:r>
        <w:r>
          <w:rPr>
            <w:rFonts w:eastAsiaTheme="minorEastAsia"/>
            <w:color w:val="auto"/>
            <w:kern w:val="2"/>
            <w:sz w:val="24"/>
            <w:szCs w:val="24"/>
            <w:lang w:eastAsia="en-AU"/>
            <w14:ligatures w14:val="standardContextual"/>
          </w:rPr>
          <w:tab/>
        </w:r>
        <w:r w:rsidRPr="000E0623">
          <w:rPr>
            <w:rStyle w:val="Hyperlink"/>
          </w:rPr>
          <w:t>Additional Security Measures</w:t>
        </w:r>
        <w:r>
          <w:rPr>
            <w:webHidden/>
          </w:rPr>
          <w:tab/>
        </w:r>
        <w:r>
          <w:rPr>
            <w:webHidden/>
          </w:rPr>
          <w:fldChar w:fldCharType="begin"/>
        </w:r>
        <w:r>
          <w:rPr>
            <w:webHidden/>
          </w:rPr>
          <w:instrText xml:space="preserve"> PAGEREF _Toc227329663 \h </w:instrText>
        </w:r>
        <w:r>
          <w:rPr>
            <w:webHidden/>
          </w:rPr>
        </w:r>
        <w:r>
          <w:rPr>
            <w:webHidden/>
          </w:rPr>
          <w:fldChar w:fldCharType="separate"/>
        </w:r>
        <w:r w:rsidR="00757EC2">
          <w:rPr>
            <w:webHidden/>
          </w:rPr>
          <w:t>26</w:t>
        </w:r>
        <w:r>
          <w:rPr>
            <w:webHidden/>
          </w:rPr>
          <w:fldChar w:fldCharType="end"/>
        </w:r>
      </w:hyperlink>
    </w:p>
    <w:p w14:paraId="5E26855F" w14:textId="79AE30A2" w:rsidR="009A1500" w:rsidRDefault="009A1500">
      <w:pPr>
        <w:pStyle w:val="TOC1"/>
        <w:rPr>
          <w:rFonts w:eastAsiaTheme="minorEastAsia"/>
          <w:b w:val="0"/>
          <w:bCs w:val="0"/>
          <w:kern w:val="2"/>
          <w:lang w:eastAsia="en-AU"/>
          <w14:ligatures w14:val="standardContextual"/>
        </w:rPr>
      </w:pPr>
      <w:hyperlink w:anchor="_Toc227329664" w:history="1">
        <w:r w:rsidRPr="000E0623">
          <w:rPr>
            <w:rStyle w:val="Hyperlink"/>
          </w:rPr>
          <w:t>9.</w:t>
        </w:r>
        <w:r>
          <w:rPr>
            <w:rFonts w:eastAsiaTheme="minorEastAsia"/>
            <w:b w:val="0"/>
            <w:bCs w:val="0"/>
            <w:kern w:val="2"/>
            <w:lang w:eastAsia="en-AU"/>
            <w14:ligatures w14:val="standardContextual"/>
          </w:rPr>
          <w:tab/>
        </w:r>
        <w:r w:rsidRPr="000E0623">
          <w:rPr>
            <w:rStyle w:val="Hyperlink"/>
          </w:rPr>
          <w:t>Interface Monitoring</w:t>
        </w:r>
        <w:r>
          <w:rPr>
            <w:webHidden/>
          </w:rPr>
          <w:tab/>
        </w:r>
        <w:r>
          <w:rPr>
            <w:webHidden/>
          </w:rPr>
          <w:fldChar w:fldCharType="begin"/>
        </w:r>
        <w:r>
          <w:rPr>
            <w:webHidden/>
          </w:rPr>
          <w:instrText xml:space="preserve"> PAGEREF _Toc227329664 \h </w:instrText>
        </w:r>
        <w:r>
          <w:rPr>
            <w:webHidden/>
          </w:rPr>
        </w:r>
        <w:r>
          <w:rPr>
            <w:webHidden/>
          </w:rPr>
          <w:fldChar w:fldCharType="separate"/>
        </w:r>
        <w:r w:rsidR="00757EC2">
          <w:rPr>
            <w:webHidden/>
          </w:rPr>
          <w:t>27</w:t>
        </w:r>
        <w:r>
          <w:rPr>
            <w:webHidden/>
          </w:rPr>
          <w:fldChar w:fldCharType="end"/>
        </w:r>
      </w:hyperlink>
    </w:p>
    <w:p w14:paraId="06D786D3" w14:textId="731B089F" w:rsidR="009A1500" w:rsidRDefault="009A1500">
      <w:pPr>
        <w:pStyle w:val="TOC2"/>
        <w:rPr>
          <w:rFonts w:eastAsiaTheme="minorEastAsia"/>
          <w:b w:val="0"/>
          <w:bCs w:val="0"/>
          <w:color w:val="auto"/>
          <w:kern w:val="2"/>
          <w:sz w:val="24"/>
          <w:szCs w:val="24"/>
          <w:lang w:eastAsia="en-AU"/>
          <w14:ligatures w14:val="standardContextual"/>
        </w:rPr>
      </w:pPr>
      <w:hyperlink w:anchor="_Toc227329665" w:history="1">
        <w:r w:rsidRPr="000E0623">
          <w:rPr>
            <w:rStyle w:val="Hyperlink"/>
          </w:rPr>
          <w:t>9.1.</w:t>
        </w:r>
        <w:r>
          <w:rPr>
            <w:rFonts w:eastAsiaTheme="minorEastAsia"/>
            <w:b w:val="0"/>
            <w:bCs w:val="0"/>
            <w:color w:val="auto"/>
            <w:kern w:val="2"/>
            <w:sz w:val="24"/>
            <w:szCs w:val="24"/>
            <w:lang w:eastAsia="en-AU"/>
            <w14:ligatures w14:val="standardContextual"/>
          </w:rPr>
          <w:tab/>
        </w:r>
        <w:r w:rsidRPr="000E0623">
          <w:rPr>
            <w:rStyle w:val="Hyperlink"/>
          </w:rPr>
          <w:t>SAP Cloud Integration Message Monitoring</w:t>
        </w:r>
        <w:r>
          <w:rPr>
            <w:webHidden/>
          </w:rPr>
          <w:tab/>
        </w:r>
        <w:r>
          <w:rPr>
            <w:webHidden/>
          </w:rPr>
          <w:fldChar w:fldCharType="begin"/>
        </w:r>
        <w:r>
          <w:rPr>
            <w:webHidden/>
          </w:rPr>
          <w:instrText xml:space="preserve"> PAGEREF _Toc227329665 \h </w:instrText>
        </w:r>
        <w:r>
          <w:rPr>
            <w:webHidden/>
          </w:rPr>
        </w:r>
        <w:r>
          <w:rPr>
            <w:webHidden/>
          </w:rPr>
          <w:fldChar w:fldCharType="separate"/>
        </w:r>
        <w:r w:rsidR="00757EC2">
          <w:rPr>
            <w:webHidden/>
          </w:rPr>
          <w:t>27</w:t>
        </w:r>
        <w:r>
          <w:rPr>
            <w:webHidden/>
          </w:rPr>
          <w:fldChar w:fldCharType="end"/>
        </w:r>
      </w:hyperlink>
    </w:p>
    <w:p w14:paraId="155C030E" w14:textId="39C3FE8C" w:rsidR="009A1500" w:rsidRDefault="009A1500">
      <w:pPr>
        <w:pStyle w:val="TOC3"/>
        <w:rPr>
          <w:rFonts w:eastAsiaTheme="minorEastAsia"/>
          <w:color w:val="auto"/>
          <w:kern w:val="2"/>
          <w:sz w:val="24"/>
          <w:szCs w:val="24"/>
          <w:lang w:eastAsia="en-AU"/>
          <w14:ligatures w14:val="standardContextual"/>
        </w:rPr>
      </w:pPr>
      <w:hyperlink w:anchor="_Toc227329666" w:history="1">
        <w:r w:rsidRPr="000E0623">
          <w:rPr>
            <w:rStyle w:val="Hyperlink"/>
          </w:rPr>
          <w:t>9.1.1.</w:t>
        </w:r>
        <w:r>
          <w:rPr>
            <w:rFonts w:eastAsiaTheme="minorEastAsia"/>
            <w:color w:val="auto"/>
            <w:kern w:val="2"/>
            <w:sz w:val="24"/>
            <w:szCs w:val="24"/>
            <w:lang w:eastAsia="en-AU"/>
            <w14:ligatures w14:val="standardContextual"/>
          </w:rPr>
          <w:tab/>
        </w:r>
        <w:r w:rsidRPr="000E0623">
          <w:rPr>
            <w:rStyle w:val="Hyperlink"/>
          </w:rPr>
          <w:t>Message Monitoring</w:t>
        </w:r>
        <w:r>
          <w:rPr>
            <w:webHidden/>
          </w:rPr>
          <w:tab/>
        </w:r>
        <w:r>
          <w:rPr>
            <w:webHidden/>
          </w:rPr>
          <w:fldChar w:fldCharType="begin"/>
        </w:r>
        <w:r>
          <w:rPr>
            <w:webHidden/>
          </w:rPr>
          <w:instrText xml:space="preserve"> PAGEREF _Toc227329666 \h </w:instrText>
        </w:r>
        <w:r>
          <w:rPr>
            <w:webHidden/>
          </w:rPr>
        </w:r>
        <w:r>
          <w:rPr>
            <w:webHidden/>
          </w:rPr>
          <w:fldChar w:fldCharType="separate"/>
        </w:r>
        <w:r w:rsidR="00757EC2">
          <w:rPr>
            <w:webHidden/>
          </w:rPr>
          <w:t>27</w:t>
        </w:r>
        <w:r>
          <w:rPr>
            <w:webHidden/>
          </w:rPr>
          <w:fldChar w:fldCharType="end"/>
        </w:r>
      </w:hyperlink>
    </w:p>
    <w:p w14:paraId="05EDDE9F" w14:textId="0B019A53" w:rsidR="009A1500" w:rsidRDefault="009A1500">
      <w:pPr>
        <w:pStyle w:val="TOC3"/>
        <w:rPr>
          <w:rFonts w:eastAsiaTheme="minorEastAsia"/>
          <w:color w:val="auto"/>
          <w:kern w:val="2"/>
          <w:sz w:val="24"/>
          <w:szCs w:val="24"/>
          <w:lang w:eastAsia="en-AU"/>
          <w14:ligatures w14:val="standardContextual"/>
        </w:rPr>
      </w:pPr>
      <w:hyperlink w:anchor="_Toc227329667" w:history="1">
        <w:r w:rsidRPr="000E0623">
          <w:rPr>
            <w:rStyle w:val="Hyperlink"/>
          </w:rPr>
          <w:t>9.1.2.</w:t>
        </w:r>
        <w:r>
          <w:rPr>
            <w:rFonts w:eastAsiaTheme="minorEastAsia"/>
            <w:color w:val="auto"/>
            <w:kern w:val="2"/>
            <w:sz w:val="24"/>
            <w:szCs w:val="24"/>
            <w:lang w:eastAsia="en-AU"/>
            <w14:ligatures w14:val="standardContextual"/>
          </w:rPr>
          <w:tab/>
        </w:r>
        <w:r w:rsidRPr="000E0623">
          <w:rPr>
            <w:rStyle w:val="Hyperlink"/>
          </w:rPr>
          <w:t>Managing Integration Content</w:t>
        </w:r>
        <w:r>
          <w:rPr>
            <w:webHidden/>
          </w:rPr>
          <w:tab/>
        </w:r>
        <w:r>
          <w:rPr>
            <w:webHidden/>
          </w:rPr>
          <w:fldChar w:fldCharType="begin"/>
        </w:r>
        <w:r>
          <w:rPr>
            <w:webHidden/>
          </w:rPr>
          <w:instrText xml:space="preserve"> PAGEREF _Toc227329667 \h </w:instrText>
        </w:r>
        <w:r>
          <w:rPr>
            <w:webHidden/>
          </w:rPr>
        </w:r>
        <w:r>
          <w:rPr>
            <w:webHidden/>
          </w:rPr>
          <w:fldChar w:fldCharType="separate"/>
        </w:r>
        <w:r w:rsidR="00757EC2">
          <w:rPr>
            <w:webHidden/>
          </w:rPr>
          <w:t>30</w:t>
        </w:r>
        <w:r>
          <w:rPr>
            <w:webHidden/>
          </w:rPr>
          <w:fldChar w:fldCharType="end"/>
        </w:r>
      </w:hyperlink>
    </w:p>
    <w:p w14:paraId="11822586" w14:textId="6766D36B" w:rsidR="009A1500" w:rsidRDefault="009A1500">
      <w:pPr>
        <w:pStyle w:val="TOC3"/>
        <w:rPr>
          <w:rFonts w:eastAsiaTheme="minorEastAsia"/>
          <w:color w:val="auto"/>
          <w:kern w:val="2"/>
          <w:sz w:val="24"/>
          <w:szCs w:val="24"/>
          <w:lang w:eastAsia="en-AU"/>
          <w14:ligatures w14:val="standardContextual"/>
        </w:rPr>
      </w:pPr>
      <w:hyperlink w:anchor="_Toc227329668" w:history="1">
        <w:r w:rsidRPr="000E0623">
          <w:rPr>
            <w:rStyle w:val="Hyperlink"/>
          </w:rPr>
          <w:t>9.1.3.</w:t>
        </w:r>
        <w:r>
          <w:rPr>
            <w:rFonts w:eastAsiaTheme="minorEastAsia"/>
            <w:color w:val="auto"/>
            <w:kern w:val="2"/>
            <w:sz w:val="24"/>
            <w:szCs w:val="24"/>
            <w:lang w:eastAsia="en-AU"/>
            <w14:ligatures w14:val="standardContextual"/>
          </w:rPr>
          <w:tab/>
        </w:r>
        <w:r w:rsidRPr="000E0623">
          <w:rPr>
            <w:rStyle w:val="Hyperlink"/>
          </w:rPr>
          <w:t>Managing Security Material</w:t>
        </w:r>
        <w:r>
          <w:rPr>
            <w:webHidden/>
          </w:rPr>
          <w:tab/>
        </w:r>
        <w:r>
          <w:rPr>
            <w:webHidden/>
          </w:rPr>
          <w:fldChar w:fldCharType="begin"/>
        </w:r>
        <w:r>
          <w:rPr>
            <w:webHidden/>
          </w:rPr>
          <w:instrText xml:space="preserve"> PAGEREF _Toc227329668 \h </w:instrText>
        </w:r>
        <w:r>
          <w:rPr>
            <w:webHidden/>
          </w:rPr>
        </w:r>
        <w:r>
          <w:rPr>
            <w:webHidden/>
          </w:rPr>
          <w:fldChar w:fldCharType="separate"/>
        </w:r>
        <w:r w:rsidR="00757EC2">
          <w:rPr>
            <w:webHidden/>
          </w:rPr>
          <w:t>30</w:t>
        </w:r>
        <w:r>
          <w:rPr>
            <w:webHidden/>
          </w:rPr>
          <w:fldChar w:fldCharType="end"/>
        </w:r>
      </w:hyperlink>
    </w:p>
    <w:p w14:paraId="48E63C27" w14:textId="45DFCF57" w:rsidR="009A1500" w:rsidRDefault="009A1500">
      <w:pPr>
        <w:pStyle w:val="TOC3"/>
        <w:rPr>
          <w:rFonts w:eastAsiaTheme="minorEastAsia"/>
          <w:color w:val="auto"/>
          <w:kern w:val="2"/>
          <w:sz w:val="24"/>
          <w:szCs w:val="24"/>
          <w:lang w:eastAsia="en-AU"/>
          <w14:ligatures w14:val="standardContextual"/>
        </w:rPr>
      </w:pPr>
      <w:hyperlink w:anchor="_Toc227329669" w:history="1">
        <w:r w:rsidRPr="000E0623">
          <w:rPr>
            <w:rStyle w:val="Hyperlink"/>
          </w:rPr>
          <w:t>9.1.4.</w:t>
        </w:r>
        <w:r>
          <w:rPr>
            <w:rFonts w:eastAsiaTheme="minorEastAsia"/>
            <w:color w:val="auto"/>
            <w:kern w:val="2"/>
            <w:sz w:val="24"/>
            <w:szCs w:val="24"/>
            <w:lang w:eastAsia="en-AU"/>
            <w14:ligatures w14:val="standardContextual"/>
          </w:rPr>
          <w:tab/>
        </w:r>
        <w:r w:rsidRPr="000E0623">
          <w:rPr>
            <w:rStyle w:val="Hyperlink"/>
          </w:rPr>
          <w:t>Managing Data Stores</w:t>
        </w:r>
        <w:r>
          <w:rPr>
            <w:webHidden/>
          </w:rPr>
          <w:tab/>
        </w:r>
        <w:r>
          <w:rPr>
            <w:webHidden/>
          </w:rPr>
          <w:fldChar w:fldCharType="begin"/>
        </w:r>
        <w:r>
          <w:rPr>
            <w:webHidden/>
          </w:rPr>
          <w:instrText xml:space="preserve"> PAGEREF _Toc227329669 \h </w:instrText>
        </w:r>
        <w:r>
          <w:rPr>
            <w:webHidden/>
          </w:rPr>
        </w:r>
        <w:r>
          <w:rPr>
            <w:webHidden/>
          </w:rPr>
          <w:fldChar w:fldCharType="separate"/>
        </w:r>
        <w:r w:rsidR="00757EC2">
          <w:rPr>
            <w:webHidden/>
          </w:rPr>
          <w:t>31</w:t>
        </w:r>
        <w:r>
          <w:rPr>
            <w:webHidden/>
          </w:rPr>
          <w:fldChar w:fldCharType="end"/>
        </w:r>
      </w:hyperlink>
    </w:p>
    <w:p w14:paraId="439E8008" w14:textId="53BB70FC" w:rsidR="009A1500" w:rsidRDefault="009A1500">
      <w:pPr>
        <w:pStyle w:val="TOC1"/>
        <w:rPr>
          <w:rFonts w:eastAsiaTheme="minorEastAsia"/>
          <w:b w:val="0"/>
          <w:bCs w:val="0"/>
          <w:kern w:val="2"/>
          <w:lang w:eastAsia="en-AU"/>
          <w14:ligatures w14:val="standardContextual"/>
        </w:rPr>
      </w:pPr>
      <w:hyperlink w:anchor="_Toc227329670" w:history="1">
        <w:r w:rsidRPr="000E0623">
          <w:rPr>
            <w:rStyle w:val="Hyperlink"/>
          </w:rPr>
          <w:t>10.</w:t>
        </w:r>
        <w:r>
          <w:rPr>
            <w:rFonts w:eastAsiaTheme="minorEastAsia"/>
            <w:b w:val="0"/>
            <w:bCs w:val="0"/>
            <w:kern w:val="2"/>
            <w:lang w:eastAsia="en-AU"/>
            <w14:ligatures w14:val="standardContextual"/>
          </w:rPr>
          <w:tab/>
        </w:r>
        <w:r w:rsidRPr="000E0623">
          <w:rPr>
            <w:rStyle w:val="Hyperlink"/>
          </w:rPr>
          <w:t>Alerting and Error Handling</w:t>
        </w:r>
        <w:r>
          <w:rPr>
            <w:webHidden/>
          </w:rPr>
          <w:tab/>
        </w:r>
        <w:r>
          <w:rPr>
            <w:webHidden/>
          </w:rPr>
          <w:fldChar w:fldCharType="begin"/>
        </w:r>
        <w:r>
          <w:rPr>
            <w:webHidden/>
          </w:rPr>
          <w:instrText xml:space="preserve"> PAGEREF _Toc227329670 \h </w:instrText>
        </w:r>
        <w:r>
          <w:rPr>
            <w:webHidden/>
          </w:rPr>
        </w:r>
        <w:r>
          <w:rPr>
            <w:webHidden/>
          </w:rPr>
          <w:fldChar w:fldCharType="separate"/>
        </w:r>
        <w:r w:rsidR="00757EC2">
          <w:rPr>
            <w:webHidden/>
          </w:rPr>
          <w:t>32</w:t>
        </w:r>
        <w:r>
          <w:rPr>
            <w:webHidden/>
          </w:rPr>
          <w:fldChar w:fldCharType="end"/>
        </w:r>
      </w:hyperlink>
    </w:p>
    <w:p w14:paraId="32A280E8" w14:textId="2EE9E92C" w:rsidR="009A1500" w:rsidRDefault="009A1500">
      <w:pPr>
        <w:pStyle w:val="TOC2"/>
        <w:rPr>
          <w:rFonts w:eastAsiaTheme="minorEastAsia"/>
          <w:b w:val="0"/>
          <w:bCs w:val="0"/>
          <w:color w:val="auto"/>
          <w:kern w:val="2"/>
          <w:sz w:val="24"/>
          <w:szCs w:val="24"/>
          <w:lang w:eastAsia="en-AU"/>
          <w14:ligatures w14:val="standardContextual"/>
        </w:rPr>
      </w:pPr>
      <w:hyperlink w:anchor="_Toc227329671" w:history="1">
        <w:r w:rsidRPr="000E0623">
          <w:rPr>
            <w:rStyle w:val="Hyperlink"/>
          </w:rPr>
          <w:t>10.1.</w:t>
        </w:r>
        <w:r>
          <w:rPr>
            <w:rFonts w:eastAsiaTheme="minorEastAsia"/>
            <w:b w:val="0"/>
            <w:bCs w:val="0"/>
            <w:color w:val="auto"/>
            <w:kern w:val="2"/>
            <w:sz w:val="24"/>
            <w:szCs w:val="24"/>
            <w:lang w:eastAsia="en-AU"/>
            <w14:ligatures w14:val="standardContextual"/>
          </w:rPr>
          <w:tab/>
        </w:r>
        <w:r w:rsidRPr="000E0623">
          <w:rPr>
            <w:rStyle w:val="Hyperlink"/>
          </w:rPr>
          <w:t>SAP Cloud Integration</w:t>
        </w:r>
        <w:r>
          <w:rPr>
            <w:webHidden/>
          </w:rPr>
          <w:tab/>
        </w:r>
        <w:r>
          <w:rPr>
            <w:webHidden/>
          </w:rPr>
          <w:fldChar w:fldCharType="begin"/>
        </w:r>
        <w:r>
          <w:rPr>
            <w:webHidden/>
          </w:rPr>
          <w:instrText xml:space="preserve"> PAGEREF _Toc227329671 \h </w:instrText>
        </w:r>
        <w:r>
          <w:rPr>
            <w:webHidden/>
          </w:rPr>
        </w:r>
        <w:r>
          <w:rPr>
            <w:webHidden/>
          </w:rPr>
          <w:fldChar w:fldCharType="separate"/>
        </w:r>
        <w:r w:rsidR="00757EC2">
          <w:rPr>
            <w:webHidden/>
          </w:rPr>
          <w:t>32</w:t>
        </w:r>
        <w:r>
          <w:rPr>
            <w:webHidden/>
          </w:rPr>
          <w:fldChar w:fldCharType="end"/>
        </w:r>
      </w:hyperlink>
    </w:p>
    <w:p w14:paraId="1F38217F" w14:textId="32226927" w:rsidR="009A1500" w:rsidRDefault="009A1500">
      <w:pPr>
        <w:pStyle w:val="TOC1"/>
        <w:rPr>
          <w:rFonts w:eastAsiaTheme="minorEastAsia"/>
          <w:b w:val="0"/>
          <w:bCs w:val="0"/>
          <w:kern w:val="2"/>
          <w:lang w:eastAsia="en-AU"/>
          <w14:ligatures w14:val="standardContextual"/>
        </w:rPr>
      </w:pPr>
      <w:hyperlink w:anchor="_Toc227329672" w:history="1">
        <w:r w:rsidRPr="000E0623">
          <w:rPr>
            <w:rStyle w:val="Hyperlink"/>
          </w:rPr>
          <w:t>11.</w:t>
        </w:r>
        <w:r>
          <w:rPr>
            <w:rFonts w:eastAsiaTheme="minorEastAsia"/>
            <w:b w:val="0"/>
            <w:bCs w:val="0"/>
            <w:kern w:val="2"/>
            <w:lang w:eastAsia="en-AU"/>
            <w14:ligatures w14:val="standardContextual"/>
          </w:rPr>
          <w:tab/>
        </w:r>
        <w:r w:rsidRPr="000E0623">
          <w:rPr>
            <w:rStyle w:val="Hyperlink"/>
          </w:rPr>
          <w:t>Integration RACI</w:t>
        </w:r>
        <w:r>
          <w:rPr>
            <w:webHidden/>
          </w:rPr>
          <w:tab/>
        </w:r>
        <w:r>
          <w:rPr>
            <w:webHidden/>
          </w:rPr>
          <w:fldChar w:fldCharType="begin"/>
        </w:r>
        <w:r>
          <w:rPr>
            <w:webHidden/>
          </w:rPr>
          <w:instrText xml:space="preserve"> PAGEREF _Toc227329672 \h </w:instrText>
        </w:r>
        <w:r>
          <w:rPr>
            <w:webHidden/>
          </w:rPr>
        </w:r>
        <w:r>
          <w:rPr>
            <w:webHidden/>
          </w:rPr>
          <w:fldChar w:fldCharType="separate"/>
        </w:r>
        <w:r w:rsidR="00757EC2">
          <w:rPr>
            <w:webHidden/>
          </w:rPr>
          <w:t>33</w:t>
        </w:r>
        <w:r>
          <w:rPr>
            <w:webHidden/>
          </w:rPr>
          <w:fldChar w:fldCharType="end"/>
        </w:r>
      </w:hyperlink>
    </w:p>
    <w:p w14:paraId="4769B71D" w14:textId="51070DD5" w:rsidR="009A1500" w:rsidRDefault="009A1500">
      <w:pPr>
        <w:pStyle w:val="TOC1"/>
        <w:rPr>
          <w:rFonts w:eastAsiaTheme="minorEastAsia"/>
          <w:b w:val="0"/>
          <w:bCs w:val="0"/>
          <w:kern w:val="2"/>
          <w:lang w:eastAsia="en-AU"/>
          <w14:ligatures w14:val="standardContextual"/>
        </w:rPr>
      </w:pPr>
      <w:hyperlink w:anchor="_Toc227329673" w:history="1">
        <w:r w:rsidRPr="000E0623">
          <w:rPr>
            <w:rStyle w:val="Hyperlink"/>
          </w:rPr>
          <w:t>12.</w:t>
        </w:r>
        <w:r>
          <w:rPr>
            <w:rFonts w:eastAsiaTheme="minorEastAsia"/>
            <w:b w:val="0"/>
            <w:bCs w:val="0"/>
            <w:kern w:val="2"/>
            <w:lang w:eastAsia="en-AU"/>
            <w14:ligatures w14:val="standardContextual"/>
          </w:rPr>
          <w:tab/>
        </w:r>
        <w:r w:rsidRPr="000E0623">
          <w:rPr>
            <w:rStyle w:val="Hyperlink"/>
          </w:rPr>
          <w:t>Integration Timelines</w:t>
        </w:r>
        <w:r>
          <w:rPr>
            <w:webHidden/>
          </w:rPr>
          <w:tab/>
        </w:r>
        <w:r>
          <w:rPr>
            <w:webHidden/>
          </w:rPr>
          <w:fldChar w:fldCharType="begin"/>
        </w:r>
        <w:r>
          <w:rPr>
            <w:webHidden/>
          </w:rPr>
          <w:instrText xml:space="preserve"> PAGEREF _Toc227329673 \h </w:instrText>
        </w:r>
        <w:r>
          <w:rPr>
            <w:webHidden/>
          </w:rPr>
        </w:r>
        <w:r>
          <w:rPr>
            <w:webHidden/>
          </w:rPr>
          <w:fldChar w:fldCharType="separate"/>
        </w:r>
        <w:r w:rsidR="00757EC2">
          <w:rPr>
            <w:webHidden/>
          </w:rPr>
          <w:t>34</w:t>
        </w:r>
        <w:r>
          <w:rPr>
            <w:webHidden/>
          </w:rPr>
          <w:fldChar w:fldCharType="end"/>
        </w:r>
      </w:hyperlink>
    </w:p>
    <w:p w14:paraId="3DA2B34B" w14:textId="257F7E9B" w:rsidR="009A1500" w:rsidRDefault="009A1500">
      <w:pPr>
        <w:pStyle w:val="TOC1"/>
        <w:rPr>
          <w:rFonts w:eastAsiaTheme="minorEastAsia"/>
          <w:b w:val="0"/>
          <w:bCs w:val="0"/>
          <w:kern w:val="2"/>
          <w:lang w:eastAsia="en-AU"/>
          <w14:ligatures w14:val="standardContextual"/>
        </w:rPr>
      </w:pPr>
      <w:hyperlink w:anchor="_Toc227329674" w:history="1">
        <w:r w:rsidRPr="000E0623">
          <w:rPr>
            <w:rStyle w:val="Hyperlink"/>
          </w:rPr>
          <w:t>13.</w:t>
        </w:r>
        <w:r>
          <w:rPr>
            <w:rFonts w:eastAsiaTheme="minorEastAsia"/>
            <w:b w:val="0"/>
            <w:bCs w:val="0"/>
            <w:kern w:val="2"/>
            <w:lang w:eastAsia="en-AU"/>
            <w14:ligatures w14:val="standardContextual"/>
          </w:rPr>
          <w:tab/>
        </w:r>
        <w:r w:rsidRPr="000E0623">
          <w:rPr>
            <w:rStyle w:val="Hyperlink"/>
          </w:rPr>
          <w:t>Open Items</w:t>
        </w:r>
        <w:r>
          <w:rPr>
            <w:webHidden/>
          </w:rPr>
          <w:tab/>
        </w:r>
        <w:r>
          <w:rPr>
            <w:webHidden/>
          </w:rPr>
          <w:fldChar w:fldCharType="begin"/>
        </w:r>
        <w:r>
          <w:rPr>
            <w:webHidden/>
          </w:rPr>
          <w:instrText xml:space="preserve"> PAGEREF _Toc227329674 \h </w:instrText>
        </w:r>
        <w:r>
          <w:rPr>
            <w:webHidden/>
          </w:rPr>
        </w:r>
        <w:r>
          <w:rPr>
            <w:webHidden/>
          </w:rPr>
          <w:fldChar w:fldCharType="separate"/>
        </w:r>
        <w:r w:rsidR="00757EC2">
          <w:rPr>
            <w:webHidden/>
          </w:rPr>
          <w:t>35</w:t>
        </w:r>
        <w:r>
          <w:rPr>
            <w:webHidden/>
          </w:rPr>
          <w:fldChar w:fldCharType="end"/>
        </w:r>
      </w:hyperlink>
    </w:p>
    <w:p w14:paraId="54C76B76" w14:textId="25C52355" w:rsidR="00EC2FB3" w:rsidRDefault="25CEE67F" w:rsidP="621931B1">
      <w:pPr>
        <w:pStyle w:val="TOC1"/>
        <w:tabs>
          <w:tab w:val="clear" w:pos="9628"/>
          <w:tab w:val="left" w:pos="480"/>
          <w:tab w:val="right" w:leader="dot" w:pos="9615"/>
        </w:tabs>
        <w:rPr>
          <w:rFonts w:eastAsiaTheme="minorEastAsia"/>
          <w:b w:val="0"/>
          <w:bCs w:val="0"/>
          <w:kern w:val="2"/>
          <w:lang w:eastAsia="en-AU"/>
          <w14:ligatures w14:val="standardContextual"/>
        </w:rPr>
      </w:pPr>
      <w:r>
        <w:fldChar w:fldCharType="end"/>
      </w:r>
    </w:p>
    <w:p w14:paraId="725001A5" w14:textId="01726EFA" w:rsidR="33BE00E9" w:rsidRDefault="33BE00E9" w:rsidP="33BE00E9">
      <w:pPr>
        <w:pStyle w:val="TOC3"/>
        <w:tabs>
          <w:tab w:val="clear" w:pos="9628"/>
          <w:tab w:val="left" w:pos="1320"/>
          <w:tab w:val="right" w:leader="dot" w:pos="9615"/>
        </w:tabs>
      </w:pPr>
    </w:p>
    <w:bookmarkEnd w:id="13"/>
    <w:p w14:paraId="611FA485" w14:textId="4E5DD0C1" w:rsidR="00C254E3" w:rsidRPr="00F55FB3" w:rsidRDefault="00C254E3" w:rsidP="0015628E">
      <w:pPr>
        <w:spacing w:before="120" w:after="120" w:line="288" w:lineRule="auto"/>
        <w:ind w:left="567" w:hanging="567"/>
        <w:rPr>
          <w:rFonts w:ascii="Arial" w:eastAsia="Arial" w:hAnsi="Arial" w:cs="Arial"/>
          <w:sz w:val="20"/>
          <w:szCs w:val="20"/>
        </w:rPr>
      </w:pPr>
    </w:p>
    <w:bookmarkEnd w:id="12"/>
    <w:p w14:paraId="15F76154" w14:textId="4AED1D2C" w:rsidR="00205DCA" w:rsidRDefault="00205DCA">
      <w:pPr>
        <w:rPr>
          <w:rFonts w:ascii="Arial" w:hAnsi="Arial" w:cs="Arial"/>
          <w:sz w:val="20"/>
          <w:szCs w:val="20"/>
        </w:rPr>
      </w:pPr>
      <w:r>
        <w:rPr>
          <w:rFonts w:ascii="Arial" w:hAnsi="Arial" w:cs="Arial"/>
          <w:sz w:val="20"/>
          <w:szCs w:val="20"/>
        </w:rPr>
        <w:br w:type="page"/>
      </w:r>
    </w:p>
    <w:p w14:paraId="43734632" w14:textId="7D691F12" w:rsidR="00446896" w:rsidRPr="00446896" w:rsidRDefault="0AF76136" w:rsidP="00D32D4A">
      <w:pPr>
        <w:pStyle w:val="BHeading1numbered"/>
      </w:pPr>
      <w:bookmarkStart w:id="14" w:name="_Toc227329615"/>
      <w:r>
        <w:lastRenderedPageBreak/>
        <w:t>Overview</w:t>
      </w:r>
      <w:bookmarkEnd w:id="14"/>
    </w:p>
    <w:p w14:paraId="3704CB89" w14:textId="41AFCA0B" w:rsidR="00446896" w:rsidRPr="00E55215" w:rsidRDefault="1471A5B6" w:rsidP="00D32D4A">
      <w:pPr>
        <w:pStyle w:val="BHeading2numbered"/>
      </w:pPr>
      <w:bookmarkStart w:id="15" w:name="_Toc227329616"/>
      <w:bookmarkStart w:id="16" w:name="_Toc128154672"/>
      <w:bookmarkStart w:id="17" w:name="_Toc129867420"/>
      <w:bookmarkStart w:id="18" w:name="_Toc129871634"/>
      <w:bookmarkStart w:id="19" w:name="_Toc129871781"/>
      <w:bookmarkStart w:id="20" w:name="_Toc129894715"/>
      <w:bookmarkStart w:id="21" w:name="_Toc129894913"/>
      <w:bookmarkStart w:id="22" w:name="_Toc84851436"/>
      <w:r>
        <w:t>Purpose/Objective</w:t>
      </w:r>
      <w:bookmarkEnd w:id="15"/>
    </w:p>
    <w:p w14:paraId="0D05FA53" w14:textId="77777777" w:rsidR="002E4406" w:rsidRPr="0024603F" w:rsidRDefault="00CC31A5" w:rsidP="0024603F">
      <w:pPr>
        <w:pStyle w:val="03Text"/>
      </w:pPr>
      <w:bookmarkStart w:id="23" w:name="_Toc100372147"/>
      <w:r w:rsidRPr="0024603F">
        <w:t>The purpose of this document is to provide strategy and approach for the proposed future state Integration for the Project Apollo landscape.</w:t>
      </w:r>
      <w:bookmarkEnd w:id="16"/>
      <w:bookmarkEnd w:id="17"/>
      <w:bookmarkEnd w:id="18"/>
      <w:bookmarkEnd w:id="19"/>
      <w:bookmarkEnd w:id="20"/>
      <w:bookmarkEnd w:id="21"/>
      <w:bookmarkEnd w:id="23"/>
    </w:p>
    <w:p w14:paraId="0EB48BFF" w14:textId="27ABE61D" w:rsidR="0024603F" w:rsidRPr="0024603F" w:rsidRDefault="002E4406" w:rsidP="0024603F">
      <w:pPr>
        <w:pStyle w:val="03Text"/>
      </w:pPr>
      <w:r w:rsidRPr="0024603F">
        <w:t>This document serves as an overview document for use by the technical team to understand current and future integration scenarios and aims to assists developers to understand various technical integration solutions available for interfaces. Additionally, the maintainability and quality of development can be enhanced by adhering to a common set of standards.</w:t>
      </w:r>
    </w:p>
    <w:p w14:paraId="3D684384" w14:textId="62595C29" w:rsidR="00446896" w:rsidRPr="00446896" w:rsidRDefault="1471A5B6" w:rsidP="00D32D4A">
      <w:pPr>
        <w:pStyle w:val="BHeading2numbered"/>
      </w:pPr>
      <w:bookmarkStart w:id="24" w:name="_Toc227329617"/>
      <w:r>
        <w:t>Audience</w:t>
      </w:r>
      <w:bookmarkEnd w:id="24"/>
    </w:p>
    <w:p w14:paraId="77F7FB2E" w14:textId="6787E5BE" w:rsidR="00446896" w:rsidRPr="00446896" w:rsidRDefault="004B1EFB" w:rsidP="009D7BB1">
      <w:pPr>
        <w:pStyle w:val="03Text"/>
      </w:pPr>
      <w:r>
        <w:t xml:space="preserve">This document is written for </w:t>
      </w:r>
      <w:r w:rsidR="0055501F">
        <w:t xml:space="preserve">business IT and System Integrator </w:t>
      </w:r>
      <w:r w:rsidR="009D7BB1">
        <w:t>architects, leads and developers</w:t>
      </w:r>
      <w:r>
        <w:t xml:space="preserve"> directly involved with the design, implementation, and on-going operations of the integration </w:t>
      </w:r>
      <w:r w:rsidR="0055501F">
        <w:t>landscape within Service Stream.</w:t>
      </w:r>
    </w:p>
    <w:p w14:paraId="7F6BFB2F" w14:textId="314FE571" w:rsidR="00446896" w:rsidRDefault="1471A5B6" w:rsidP="00D32D4A">
      <w:pPr>
        <w:pStyle w:val="BHeading2numbered"/>
      </w:pPr>
      <w:bookmarkStart w:id="25" w:name="_Toc227329618"/>
      <w:bookmarkEnd w:id="22"/>
      <w:r>
        <w:t>Scope</w:t>
      </w:r>
      <w:bookmarkEnd w:id="25"/>
    </w:p>
    <w:p w14:paraId="29BA8174" w14:textId="654D8732" w:rsidR="004542EA" w:rsidRDefault="004542EA" w:rsidP="004542EA">
      <w:pPr>
        <w:pStyle w:val="03Text"/>
      </w:pPr>
      <w:r>
        <w:t>The scope of this document comprises of the Project Apollo system scope, and all integrations within these syste</w:t>
      </w:r>
      <w:r w:rsidR="0052150D">
        <w:t xml:space="preserve">ns. </w:t>
      </w:r>
    </w:p>
    <w:p w14:paraId="79244B57" w14:textId="3BF8CF19" w:rsidR="0052150D" w:rsidRDefault="0052150D" w:rsidP="004542EA">
      <w:pPr>
        <w:pStyle w:val="03Text"/>
      </w:pPr>
      <w:r>
        <w:t>In the Project Apollo system scope, this specifically includes:</w:t>
      </w:r>
    </w:p>
    <w:tbl>
      <w:tblPr>
        <w:tblW w:w="9351" w:type="dxa"/>
        <w:tblBorders>
          <w:top w:val="single" w:sz="4" w:space="0" w:color="17E09C" w:themeColor="accent1"/>
          <w:left w:val="single" w:sz="4" w:space="0" w:color="17E09C" w:themeColor="accent1"/>
          <w:bottom w:val="single" w:sz="4" w:space="0" w:color="17E09C" w:themeColor="accent1"/>
          <w:right w:val="single" w:sz="4" w:space="0" w:color="17E09C" w:themeColor="accent1"/>
          <w:insideH w:val="single" w:sz="4" w:space="0" w:color="17E09C" w:themeColor="accent1"/>
          <w:insideV w:val="single" w:sz="4" w:space="0" w:color="17E09C" w:themeColor="accent1"/>
        </w:tblBorders>
        <w:tblCellMar>
          <w:top w:w="11" w:type="dxa"/>
          <w:left w:w="57" w:type="dxa"/>
          <w:bottom w:w="11" w:type="dxa"/>
          <w:right w:w="57" w:type="dxa"/>
        </w:tblCellMar>
        <w:tblLook w:val="04A0" w:firstRow="1" w:lastRow="0" w:firstColumn="1" w:lastColumn="0" w:noHBand="0" w:noVBand="1"/>
      </w:tblPr>
      <w:tblGrid>
        <w:gridCol w:w="3114"/>
        <w:gridCol w:w="6237"/>
      </w:tblGrid>
      <w:tr w:rsidR="00204079" w:rsidRPr="00375018" w14:paraId="11FA3E10" w14:textId="77777777" w:rsidTr="00EE5ADF">
        <w:trPr>
          <w:trHeight w:val="660"/>
        </w:trPr>
        <w:tc>
          <w:tcPr>
            <w:tcW w:w="3114" w:type="dxa"/>
            <w:shd w:val="clear" w:color="auto" w:fill="17E09C" w:themeFill="accent1"/>
            <w:vAlign w:val="center"/>
            <w:hideMark/>
          </w:tcPr>
          <w:p w14:paraId="5BD3B1F3" w14:textId="77777777" w:rsidR="00204079" w:rsidRPr="00375018" w:rsidRDefault="00204079" w:rsidP="00375018">
            <w:pPr>
              <w:pStyle w:val="03Text"/>
              <w:rPr>
                <w:b/>
                <w:bCs w:val="0"/>
                <w:lang w:val="en-AU"/>
              </w:rPr>
            </w:pPr>
            <w:r w:rsidRPr="00375018">
              <w:rPr>
                <w:b/>
                <w:bCs w:val="0"/>
                <w:lang w:val="en-AU"/>
              </w:rPr>
              <w:t>System / Approach </w:t>
            </w:r>
          </w:p>
        </w:tc>
        <w:tc>
          <w:tcPr>
            <w:tcW w:w="6237" w:type="dxa"/>
            <w:shd w:val="clear" w:color="auto" w:fill="17E09C" w:themeFill="accent1"/>
            <w:vAlign w:val="center"/>
            <w:hideMark/>
          </w:tcPr>
          <w:p w14:paraId="635E9DB4" w14:textId="705F0FC9" w:rsidR="00204079" w:rsidRPr="00375018" w:rsidRDefault="00204079" w:rsidP="00375018">
            <w:pPr>
              <w:pStyle w:val="03Text"/>
              <w:rPr>
                <w:b/>
                <w:bCs w:val="0"/>
                <w:lang w:val="en-AU"/>
              </w:rPr>
            </w:pPr>
            <w:r>
              <w:rPr>
                <w:b/>
                <w:bCs w:val="0"/>
                <w:lang w:val="en-AU"/>
              </w:rPr>
              <w:t>Integration Purpose</w:t>
            </w:r>
            <w:r w:rsidRPr="00375018">
              <w:rPr>
                <w:b/>
                <w:bCs w:val="0"/>
                <w:lang w:val="en-AU"/>
              </w:rPr>
              <w:t> </w:t>
            </w:r>
          </w:p>
        </w:tc>
      </w:tr>
      <w:tr w:rsidR="00204079" w:rsidRPr="00375018" w14:paraId="1500550F" w14:textId="77777777" w:rsidTr="00EE5ADF">
        <w:trPr>
          <w:trHeight w:val="315"/>
        </w:trPr>
        <w:tc>
          <w:tcPr>
            <w:tcW w:w="3114" w:type="dxa"/>
            <w:shd w:val="clear" w:color="auto" w:fill="CFFAEB" w:themeFill="accent1" w:themeFillTint="33"/>
            <w:vAlign w:val="center"/>
            <w:hideMark/>
          </w:tcPr>
          <w:p w14:paraId="482BAE20" w14:textId="77777777" w:rsidR="00204079" w:rsidRPr="00375018" w:rsidRDefault="00204079" w:rsidP="00375018">
            <w:pPr>
              <w:pStyle w:val="03Text"/>
              <w:rPr>
                <w:lang w:val="en-AU"/>
              </w:rPr>
            </w:pPr>
            <w:r w:rsidRPr="00375018">
              <w:rPr>
                <w:b/>
                <w:lang w:val="en-AU"/>
              </w:rPr>
              <w:t>1. Non-FSM Integration</w:t>
            </w:r>
            <w:r w:rsidRPr="00375018">
              <w:rPr>
                <w:lang w:val="en-AU"/>
              </w:rPr>
              <w:t> </w:t>
            </w:r>
          </w:p>
        </w:tc>
        <w:tc>
          <w:tcPr>
            <w:tcW w:w="6237" w:type="dxa"/>
            <w:shd w:val="clear" w:color="auto" w:fill="CFFAEB" w:themeFill="accent1" w:themeFillTint="33"/>
            <w:vAlign w:val="center"/>
            <w:hideMark/>
          </w:tcPr>
          <w:p w14:paraId="4EC3D1F3" w14:textId="7D6A1167" w:rsidR="00204079" w:rsidRPr="00375018" w:rsidRDefault="00E6328E" w:rsidP="00375018">
            <w:pPr>
              <w:pStyle w:val="03Text"/>
              <w:rPr>
                <w:lang w:val="en-AU"/>
              </w:rPr>
            </w:pPr>
            <w:r>
              <w:rPr>
                <w:lang w:val="en-AU"/>
              </w:rPr>
              <w:t>Integrations to operational systems (non-FSM)</w:t>
            </w:r>
          </w:p>
        </w:tc>
      </w:tr>
      <w:tr w:rsidR="00204079" w:rsidRPr="00375018" w14:paraId="06518901" w14:textId="77777777" w:rsidTr="00EE5ADF">
        <w:trPr>
          <w:trHeight w:val="315"/>
        </w:trPr>
        <w:tc>
          <w:tcPr>
            <w:tcW w:w="3114" w:type="dxa"/>
            <w:vAlign w:val="center"/>
            <w:hideMark/>
          </w:tcPr>
          <w:p w14:paraId="48CBD340" w14:textId="77777777" w:rsidR="00204079" w:rsidRPr="00375018" w:rsidRDefault="00204079" w:rsidP="00375018">
            <w:pPr>
              <w:pStyle w:val="03Text"/>
              <w:rPr>
                <w:lang w:val="en-AU"/>
              </w:rPr>
            </w:pPr>
            <w:r w:rsidRPr="00375018">
              <w:rPr>
                <w:lang w:val="en-AU"/>
              </w:rPr>
              <w:t>Beakon </w:t>
            </w:r>
          </w:p>
        </w:tc>
        <w:tc>
          <w:tcPr>
            <w:tcW w:w="6237" w:type="dxa"/>
            <w:vAlign w:val="center"/>
            <w:hideMark/>
          </w:tcPr>
          <w:p w14:paraId="4E741DEF" w14:textId="694F1197" w:rsidR="00204079" w:rsidRPr="00375018" w:rsidRDefault="004A3CFD" w:rsidP="00375018">
            <w:pPr>
              <w:pStyle w:val="03Text"/>
              <w:rPr>
                <w:lang w:val="en-AU"/>
              </w:rPr>
            </w:pPr>
            <w:r>
              <w:rPr>
                <w:lang w:val="en-AU"/>
              </w:rPr>
              <w:t>To replicate onboarded suppliers from Beakon to S/4HANA, and sync supplier statuses.</w:t>
            </w:r>
          </w:p>
        </w:tc>
      </w:tr>
      <w:tr w:rsidR="00204079" w:rsidRPr="00375018" w14:paraId="78E3F358" w14:textId="77777777" w:rsidTr="00EE5ADF">
        <w:trPr>
          <w:trHeight w:val="330"/>
        </w:trPr>
        <w:tc>
          <w:tcPr>
            <w:tcW w:w="3114" w:type="dxa"/>
            <w:vAlign w:val="center"/>
            <w:hideMark/>
          </w:tcPr>
          <w:p w14:paraId="0101AA0C" w14:textId="77777777" w:rsidR="00204079" w:rsidRPr="00375018" w:rsidRDefault="00204079" w:rsidP="00375018">
            <w:pPr>
              <w:pStyle w:val="03Text"/>
              <w:rPr>
                <w:lang w:val="en-AU"/>
              </w:rPr>
            </w:pPr>
            <w:r w:rsidRPr="00375018">
              <w:rPr>
                <w:lang w:val="en-AU"/>
              </w:rPr>
              <w:t>BlackLine </w:t>
            </w:r>
          </w:p>
        </w:tc>
        <w:tc>
          <w:tcPr>
            <w:tcW w:w="6237" w:type="dxa"/>
            <w:vAlign w:val="center"/>
            <w:hideMark/>
          </w:tcPr>
          <w:p w14:paraId="37E52C72" w14:textId="50E260C7" w:rsidR="00204079" w:rsidRPr="00375018" w:rsidRDefault="004A3CFD" w:rsidP="00375018">
            <w:pPr>
              <w:pStyle w:val="03Text"/>
              <w:rPr>
                <w:lang w:val="en-AU"/>
              </w:rPr>
            </w:pPr>
            <w:r>
              <w:rPr>
                <w:lang w:val="en-AU"/>
              </w:rPr>
              <w:t>To sync financial (G/L) data, for financial reconciliation in Blackline.</w:t>
            </w:r>
          </w:p>
        </w:tc>
      </w:tr>
      <w:tr w:rsidR="00204079" w:rsidRPr="00375018" w14:paraId="1D46BB6D" w14:textId="77777777" w:rsidTr="00EE5ADF">
        <w:trPr>
          <w:trHeight w:val="330"/>
        </w:trPr>
        <w:tc>
          <w:tcPr>
            <w:tcW w:w="3114" w:type="dxa"/>
            <w:vAlign w:val="center"/>
            <w:hideMark/>
          </w:tcPr>
          <w:p w14:paraId="5BFB7D77" w14:textId="10D28852" w:rsidR="00204079" w:rsidRPr="00375018" w:rsidRDefault="00204079" w:rsidP="00375018">
            <w:pPr>
              <w:pStyle w:val="03Text"/>
              <w:rPr>
                <w:lang w:val="en-AU"/>
              </w:rPr>
            </w:pPr>
            <w:r w:rsidRPr="00375018">
              <w:rPr>
                <w:lang w:val="en-AU"/>
              </w:rPr>
              <w:t>SecurePay</w:t>
            </w:r>
            <w:r w:rsidR="00DC72CD">
              <w:rPr>
                <w:lang w:val="en-AU"/>
              </w:rPr>
              <w:t>/Fat Zebra</w:t>
            </w:r>
            <w:r w:rsidR="009537CF">
              <w:rPr>
                <w:lang w:val="en-AU"/>
              </w:rPr>
              <w:t>*</w:t>
            </w:r>
            <w:r w:rsidR="00FC5BE4">
              <w:rPr>
                <w:lang w:val="en-AU"/>
              </w:rPr>
              <w:br/>
            </w:r>
            <w:r w:rsidR="00FC5BE4">
              <w:rPr>
                <w:lang w:val="en-AU"/>
              </w:rPr>
              <w:br/>
            </w:r>
            <w:r w:rsidR="00FC5BE4" w:rsidRPr="00EC6AEA">
              <w:rPr>
                <w:i/>
                <w:iCs/>
              </w:rPr>
              <w:t>* Pending ETF-442</w:t>
            </w:r>
          </w:p>
        </w:tc>
        <w:tc>
          <w:tcPr>
            <w:tcW w:w="6237" w:type="dxa"/>
            <w:vAlign w:val="center"/>
            <w:hideMark/>
          </w:tcPr>
          <w:p w14:paraId="5A0919DE" w14:textId="6006786E" w:rsidR="00204079" w:rsidRPr="00375018" w:rsidRDefault="00C57CD2" w:rsidP="00375018">
            <w:pPr>
              <w:pStyle w:val="03Text"/>
              <w:rPr>
                <w:lang w:val="en-AU"/>
              </w:rPr>
            </w:pPr>
            <w:r>
              <w:rPr>
                <w:lang w:val="en-AU"/>
              </w:rPr>
              <w:t>To authorize payments for Digital Stores purchases</w:t>
            </w:r>
          </w:p>
        </w:tc>
      </w:tr>
      <w:tr w:rsidR="00204079" w:rsidRPr="00375018" w14:paraId="027C5E29" w14:textId="77777777" w:rsidTr="00EE5ADF">
        <w:trPr>
          <w:trHeight w:val="330"/>
        </w:trPr>
        <w:tc>
          <w:tcPr>
            <w:tcW w:w="3114" w:type="dxa"/>
            <w:vAlign w:val="center"/>
            <w:hideMark/>
          </w:tcPr>
          <w:p w14:paraId="3D9105B6" w14:textId="77777777" w:rsidR="00204079" w:rsidRPr="00375018" w:rsidRDefault="00204079" w:rsidP="00375018">
            <w:pPr>
              <w:pStyle w:val="03Text"/>
              <w:rPr>
                <w:lang w:val="en-AU"/>
              </w:rPr>
            </w:pPr>
            <w:r w:rsidRPr="00375018">
              <w:rPr>
                <w:lang w:val="en-AU"/>
              </w:rPr>
              <w:t>SuccessFactors EC/ECP </w:t>
            </w:r>
          </w:p>
        </w:tc>
        <w:tc>
          <w:tcPr>
            <w:tcW w:w="6237" w:type="dxa"/>
            <w:vAlign w:val="center"/>
            <w:hideMark/>
          </w:tcPr>
          <w:p w14:paraId="7F94EB09" w14:textId="6302EE08" w:rsidR="00204079" w:rsidRPr="00375018" w:rsidRDefault="004A3CFD" w:rsidP="00375018">
            <w:pPr>
              <w:pStyle w:val="03Text"/>
              <w:rPr>
                <w:lang w:val="en-AU"/>
              </w:rPr>
            </w:pPr>
            <w:r>
              <w:rPr>
                <w:lang w:val="en-AU"/>
              </w:rPr>
              <w:t>To replicate employees master records to S/4HANA and integrating S/4 master data to SuccessFactors for Employee master data.</w:t>
            </w:r>
            <w:r w:rsidR="00204079" w:rsidRPr="00375018">
              <w:rPr>
                <w:lang w:val="en-AU"/>
              </w:rPr>
              <w:t> </w:t>
            </w:r>
          </w:p>
        </w:tc>
      </w:tr>
      <w:tr w:rsidR="00204079" w:rsidRPr="00375018" w14:paraId="1B5AAEB9" w14:textId="77777777" w:rsidTr="00EE5ADF">
        <w:trPr>
          <w:trHeight w:val="330"/>
        </w:trPr>
        <w:tc>
          <w:tcPr>
            <w:tcW w:w="3114" w:type="dxa"/>
            <w:vAlign w:val="center"/>
            <w:hideMark/>
          </w:tcPr>
          <w:p w14:paraId="7834FF1E" w14:textId="77777777" w:rsidR="00204079" w:rsidRPr="00375018" w:rsidRDefault="00204079" w:rsidP="00375018">
            <w:pPr>
              <w:pStyle w:val="03Text"/>
              <w:rPr>
                <w:lang w:val="en-AU"/>
              </w:rPr>
            </w:pPr>
            <w:r w:rsidRPr="00375018">
              <w:rPr>
                <w:lang w:val="en-AU"/>
              </w:rPr>
              <w:t>ACMO </w:t>
            </w:r>
          </w:p>
        </w:tc>
        <w:tc>
          <w:tcPr>
            <w:tcW w:w="6237" w:type="dxa"/>
            <w:vAlign w:val="center"/>
            <w:hideMark/>
          </w:tcPr>
          <w:p w14:paraId="242C12E5" w14:textId="6BAB7D40" w:rsidR="00204079" w:rsidRPr="00375018" w:rsidRDefault="004A3CFD" w:rsidP="00375018">
            <w:pPr>
              <w:pStyle w:val="03Text"/>
              <w:rPr>
                <w:lang w:val="en-AU"/>
              </w:rPr>
            </w:pPr>
            <w:r>
              <w:rPr>
                <w:lang w:val="en-AU"/>
              </w:rPr>
              <w:t>To post approved Supplier Invoices into S/4HANA and integrating S/4 purchasing/financial data to ACMO for three-way matching.</w:t>
            </w:r>
          </w:p>
        </w:tc>
      </w:tr>
      <w:tr w:rsidR="00204079" w:rsidRPr="00375018" w14:paraId="572C3DFF" w14:textId="77777777" w:rsidTr="00EE5ADF">
        <w:trPr>
          <w:trHeight w:val="315"/>
        </w:trPr>
        <w:tc>
          <w:tcPr>
            <w:tcW w:w="3114" w:type="dxa"/>
            <w:vAlign w:val="center"/>
            <w:hideMark/>
          </w:tcPr>
          <w:p w14:paraId="00ED9C9E" w14:textId="77777777" w:rsidR="00204079" w:rsidRPr="00375018" w:rsidRDefault="00204079" w:rsidP="00375018">
            <w:pPr>
              <w:pStyle w:val="03Text"/>
              <w:rPr>
                <w:lang w:val="en-AU"/>
              </w:rPr>
            </w:pPr>
            <w:r w:rsidRPr="00375018">
              <w:rPr>
                <w:lang w:val="en-AU"/>
              </w:rPr>
              <w:t>SAP Workforce Software </w:t>
            </w:r>
          </w:p>
        </w:tc>
        <w:tc>
          <w:tcPr>
            <w:tcW w:w="6237" w:type="dxa"/>
            <w:vAlign w:val="center"/>
            <w:hideMark/>
          </w:tcPr>
          <w:p w14:paraId="369E0FB9" w14:textId="1FCA6F8E" w:rsidR="00204079" w:rsidRPr="00375018" w:rsidRDefault="00C57CD2" w:rsidP="00375018">
            <w:pPr>
              <w:pStyle w:val="03Text"/>
              <w:rPr>
                <w:lang w:val="en-AU"/>
              </w:rPr>
            </w:pPr>
            <w:r>
              <w:rPr>
                <w:lang w:val="en-AU"/>
              </w:rPr>
              <w:t xml:space="preserve">To </w:t>
            </w:r>
            <w:r w:rsidR="0034385A">
              <w:rPr>
                <w:lang w:val="en-AU"/>
              </w:rPr>
              <w:t>integrate Service Order/Project WBS to Workforce Software and time confirmations to S/4HANA based on employee timesheets.</w:t>
            </w:r>
          </w:p>
        </w:tc>
      </w:tr>
      <w:tr w:rsidR="00204079" w:rsidRPr="00375018" w14:paraId="5024A250" w14:textId="77777777" w:rsidTr="00EE5ADF">
        <w:trPr>
          <w:trHeight w:val="315"/>
        </w:trPr>
        <w:tc>
          <w:tcPr>
            <w:tcW w:w="3114" w:type="dxa"/>
            <w:vAlign w:val="center"/>
            <w:hideMark/>
          </w:tcPr>
          <w:p w14:paraId="57534730" w14:textId="77777777" w:rsidR="00204079" w:rsidRPr="00375018" w:rsidRDefault="00204079" w:rsidP="00375018">
            <w:pPr>
              <w:pStyle w:val="03Text"/>
              <w:rPr>
                <w:lang w:val="en-AU"/>
              </w:rPr>
            </w:pPr>
            <w:r w:rsidRPr="00375018">
              <w:rPr>
                <w:lang w:val="en-AU"/>
              </w:rPr>
              <w:t>SAP Concur </w:t>
            </w:r>
          </w:p>
        </w:tc>
        <w:tc>
          <w:tcPr>
            <w:tcW w:w="6237" w:type="dxa"/>
            <w:vAlign w:val="center"/>
            <w:hideMark/>
          </w:tcPr>
          <w:p w14:paraId="30DED754" w14:textId="7D6BD898" w:rsidR="00204079" w:rsidRPr="00375018" w:rsidRDefault="0034385A" w:rsidP="00375018">
            <w:pPr>
              <w:pStyle w:val="03Text"/>
              <w:rPr>
                <w:lang w:val="en-AU"/>
              </w:rPr>
            </w:pPr>
            <w:r>
              <w:rPr>
                <w:lang w:val="en-AU"/>
              </w:rPr>
              <w:t>To integrate employee expense postings to S/4HANA and replicate master data to Concur.</w:t>
            </w:r>
          </w:p>
        </w:tc>
      </w:tr>
      <w:tr w:rsidR="00204079" w:rsidRPr="00375018" w14:paraId="555798C0" w14:textId="77777777" w:rsidTr="00EE5ADF">
        <w:trPr>
          <w:trHeight w:val="315"/>
        </w:trPr>
        <w:tc>
          <w:tcPr>
            <w:tcW w:w="3114" w:type="dxa"/>
            <w:vAlign w:val="center"/>
            <w:hideMark/>
          </w:tcPr>
          <w:p w14:paraId="2873B656" w14:textId="77777777" w:rsidR="00204079" w:rsidRPr="00375018" w:rsidRDefault="00204079" w:rsidP="00375018">
            <w:pPr>
              <w:pStyle w:val="03Text"/>
              <w:rPr>
                <w:lang w:val="en-AU"/>
              </w:rPr>
            </w:pPr>
            <w:r w:rsidRPr="00375018">
              <w:rPr>
                <w:lang w:val="en-AU"/>
              </w:rPr>
              <w:t>Bank Account Integration (via Multi Bank Connectivity (16R) </w:t>
            </w:r>
          </w:p>
        </w:tc>
        <w:tc>
          <w:tcPr>
            <w:tcW w:w="6237" w:type="dxa"/>
            <w:vAlign w:val="center"/>
            <w:hideMark/>
          </w:tcPr>
          <w:p w14:paraId="7A26C62C" w14:textId="093A9AC9" w:rsidR="00204079" w:rsidRPr="00375018" w:rsidRDefault="0034385A" w:rsidP="00375018">
            <w:pPr>
              <w:pStyle w:val="03Text"/>
              <w:rPr>
                <w:lang w:val="en-AU"/>
              </w:rPr>
            </w:pPr>
            <w:r>
              <w:rPr>
                <w:lang w:val="en-AU"/>
              </w:rPr>
              <w:t>To integrate bank statements and payment files with ANZ.</w:t>
            </w:r>
          </w:p>
        </w:tc>
      </w:tr>
      <w:tr w:rsidR="002A1BF5" w:rsidRPr="00375018" w14:paraId="4670E662" w14:textId="77777777" w:rsidTr="00EE5ADF">
        <w:trPr>
          <w:trHeight w:val="315"/>
        </w:trPr>
        <w:tc>
          <w:tcPr>
            <w:tcW w:w="3114" w:type="dxa"/>
            <w:vAlign w:val="center"/>
          </w:tcPr>
          <w:p w14:paraId="721E5BDF" w14:textId="51350C69" w:rsidR="002A1BF5" w:rsidRPr="00375018" w:rsidRDefault="00280D15" w:rsidP="00375018">
            <w:pPr>
              <w:pStyle w:val="03Text"/>
              <w:rPr>
                <w:lang w:val="en-AU"/>
              </w:rPr>
            </w:pPr>
            <w:r>
              <w:rPr>
                <w:lang w:val="en-AU"/>
              </w:rPr>
              <w:t xml:space="preserve">SAP </w:t>
            </w:r>
            <w:r w:rsidR="002A1BF5">
              <w:rPr>
                <w:lang w:val="en-AU"/>
              </w:rPr>
              <w:t>Business Technology Platform</w:t>
            </w:r>
          </w:p>
        </w:tc>
        <w:tc>
          <w:tcPr>
            <w:tcW w:w="6237" w:type="dxa"/>
            <w:vAlign w:val="center"/>
          </w:tcPr>
          <w:p w14:paraId="11B77785" w14:textId="518B5ADA" w:rsidR="002A1BF5" w:rsidRDefault="002A1BF5" w:rsidP="00375018">
            <w:pPr>
              <w:pStyle w:val="03Text"/>
              <w:rPr>
                <w:lang w:val="en-AU"/>
              </w:rPr>
            </w:pPr>
            <w:r>
              <w:rPr>
                <w:lang w:val="en-AU"/>
              </w:rPr>
              <w:t>To integration S/4HANA with BTP apps (such as Digital Stores)</w:t>
            </w:r>
            <w:r w:rsidR="00600810">
              <w:rPr>
                <w:lang w:val="en-AU"/>
              </w:rPr>
              <w:t xml:space="preserve"> and the Work Zone </w:t>
            </w:r>
            <w:r w:rsidR="00DC24C8">
              <w:rPr>
                <w:lang w:val="en-AU"/>
              </w:rPr>
              <w:t>landing page.</w:t>
            </w:r>
          </w:p>
        </w:tc>
      </w:tr>
      <w:tr w:rsidR="003E188A" w:rsidRPr="00375018" w14:paraId="53400D24" w14:textId="77777777" w:rsidTr="00EE5ADF">
        <w:trPr>
          <w:trHeight w:val="315"/>
        </w:trPr>
        <w:tc>
          <w:tcPr>
            <w:tcW w:w="3114" w:type="dxa"/>
            <w:vAlign w:val="center"/>
          </w:tcPr>
          <w:p w14:paraId="45CB55A3" w14:textId="1443351D" w:rsidR="003E188A" w:rsidRDefault="00280D15" w:rsidP="00375018">
            <w:pPr>
              <w:pStyle w:val="03Text"/>
              <w:rPr>
                <w:lang w:val="en-AU"/>
              </w:rPr>
            </w:pPr>
            <w:r>
              <w:rPr>
                <w:lang w:val="en-AU"/>
              </w:rPr>
              <w:t xml:space="preserve">SAP </w:t>
            </w:r>
            <w:r w:rsidR="003E188A">
              <w:rPr>
                <w:lang w:val="en-AU"/>
              </w:rPr>
              <w:t>Identity</w:t>
            </w:r>
            <w:r>
              <w:rPr>
                <w:lang w:val="en-AU"/>
              </w:rPr>
              <w:t xml:space="preserve"> Access Management</w:t>
            </w:r>
          </w:p>
        </w:tc>
        <w:tc>
          <w:tcPr>
            <w:tcW w:w="6237" w:type="dxa"/>
            <w:vAlign w:val="center"/>
          </w:tcPr>
          <w:p w14:paraId="24A118C5" w14:textId="6CD83521" w:rsidR="003E188A" w:rsidRDefault="00FE7A13" w:rsidP="00375018">
            <w:pPr>
              <w:pStyle w:val="03Text"/>
              <w:rPr>
                <w:lang w:val="en-AU"/>
              </w:rPr>
            </w:pPr>
            <w:r>
              <w:rPr>
                <w:lang w:val="en-AU"/>
              </w:rPr>
              <w:t xml:space="preserve">To integrate </w:t>
            </w:r>
            <w:r w:rsidR="00F45D95">
              <w:rPr>
                <w:lang w:val="en-AU"/>
              </w:rPr>
              <w:t xml:space="preserve">user authentication </w:t>
            </w:r>
            <w:r w:rsidR="00F04C07">
              <w:rPr>
                <w:lang w:val="en-AU"/>
              </w:rPr>
              <w:t>centrally with</w:t>
            </w:r>
            <w:r w:rsidR="007B2DFD">
              <w:rPr>
                <w:lang w:val="en-AU"/>
              </w:rPr>
              <w:t xml:space="preserve"> Service Stream </w:t>
            </w:r>
            <w:r w:rsidR="006C49F5">
              <w:rPr>
                <w:lang w:val="en-AU"/>
              </w:rPr>
              <w:t>corporate IDP.</w:t>
            </w:r>
          </w:p>
        </w:tc>
      </w:tr>
      <w:tr w:rsidR="00204079" w:rsidRPr="00375018" w14:paraId="4D8D0210" w14:textId="77777777" w:rsidTr="00EE5ADF">
        <w:trPr>
          <w:trHeight w:val="330"/>
        </w:trPr>
        <w:tc>
          <w:tcPr>
            <w:tcW w:w="3114" w:type="dxa"/>
            <w:shd w:val="clear" w:color="auto" w:fill="CFFAEB" w:themeFill="accent1" w:themeFillTint="33"/>
            <w:vAlign w:val="center"/>
            <w:hideMark/>
          </w:tcPr>
          <w:p w14:paraId="1C8BE993" w14:textId="77777777" w:rsidR="00204079" w:rsidRPr="00375018" w:rsidRDefault="00204079" w:rsidP="00375018">
            <w:pPr>
              <w:pStyle w:val="03Text"/>
              <w:rPr>
                <w:lang w:val="en-AU"/>
              </w:rPr>
            </w:pPr>
            <w:r w:rsidRPr="00375018">
              <w:rPr>
                <w:b/>
                <w:lang w:val="en-AU"/>
              </w:rPr>
              <w:lastRenderedPageBreak/>
              <w:t>2. D4C Replication</w:t>
            </w:r>
            <w:r w:rsidRPr="00375018">
              <w:rPr>
                <w:lang w:val="en-AU"/>
              </w:rPr>
              <w:t> </w:t>
            </w:r>
          </w:p>
        </w:tc>
        <w:tc>
          <w:tcPr>
            <w:tcW w:w="6237" w:type="dxa"/>
            <w:shd w:val="clear" w:color="auto" w:fill="CFFAEB" w:themeFill="accent1" w:themeFillTint="33"/>
            <w:vAlign w:val="center"/>
            <w:hideMark/>
          </w:tcPr>
          <w:p w14:paraId="3E8C6E7D" w14:textId="20B2A3A9" w:rsidR="00204079" w:rsidRPr="00375018" w:rsidRDefault="004A3CFD" w:rsidP="00375018">
            <w:pPr>
              <w:pStyle w:val="03Text"/>
              <w:rPr>
                <w:lang w:val="en-AU"/>
              </w:rPr>
            </w:pPr>
            <w:r>
              <w:rPr>
                <w:lang w:val="en-AU"/>
              </w:rPr>
              <w:t>To replicate data objects from S/4HANA to D4C</w:t>
            </w:r>
            <w:r w:rsidR="00EB5A6A">
              <w:rPr>
                <w:lang w:val="en-AU"/>
              </w:rPr>
              <w:t>’s Data Warehouse, replacing the Jobpac dataset.</w:t>
            </w:r>
          </w:p>
        </w:tc>
      </w:tr>
      <w:tr w:rsidR="00204079" w:rsidRPr="00375018" w14:paraId="1D711E7F" w14:textId="77777777" w:rsidTr="00EE5ADF">
        <w:trPr>
          <w:trHeight w:val="330"/>
        </w:trPr>
        <w:tc>
          <w:tcPr>
            <w:tcW w:w="3114" w:type="dxa"/>
            <w:shd w:val="clear" w:color="auto" w:fill="CFFAEB" w:themeFill="accent1" w:themeFillTint="33"/>
            <w:vAlign w:val="center"/>
            <w:hideMark/>
          </w:tcPr>
          <w:p w14:paraId="35950BA3" w14:textId="77777777" w:rsidR="00204079" w:rsidRPr="00375018" w:rsidRDefault="00204079" w:rsidP="00375018">
            <w:pPr>
              <w:pStyle w:val="03Text"/>
              <w:rPr>
                <w:lang w:val="en-AU"/>
              </w:rPr>
            </w:pPr>
            <w:r w:rsidRPr="00375018">
              <w:rPr>
                <w:b/>
                <w:lang w:val="en-AU"/>
              </w:rPr>
              <w:t>3. FSM Integration</w:t>
            </w:r>
            <w:r w:rsidRPr="00375018">
              <w:rPr>
                <w:lang w:val="en-AU"/>
              </w:rPr>
              <w:t> </w:t>
            </w:r>
          </w:p>
        </w:tc>
        <w:tc>
          <w:tcPr>
            <w:tcW w:w="6237" w:type="dxa"/>
            <w:shd w:val="clear" w:color="auto" w:fill="CFFAEB" w:themeFill="accent1" w:themeFillTint="33"/>
            <w:vAlign w:val="center"/>
            <w:hideMark/>
          </w:tcPr>
          <w:p w14:paraId="31EC2E4E" w14:textId="08F2B1C3" w:rsidR="00204079" w:rsidRPr="00375018" w:rsidRDefault="00E6328E" w:rsidP="00375018">
            <w:pPr>
              <w:pStyle w:val="03Text"/>
              <w:rPr>
                <w:lang w:val="en-AU"/>
              </w:rPr>
            </w:pPr>
            <w:r>
              <w:rPr>
                <w:lang w:val="en-AU"/>
              </w:rPr>
              <w:t>Integration specifically to FSM systems, for service management to be carried out and reflected in S/4HANA.</w:t>
            </w:r>
          </w:p>
        </w:tc>
      </w:tr>
      <w:tr w:rsidR="00204079" w:rsidRPr="00375018" w14:paraId="20440FD8" w14:textId="77777777" w:rsidTr="00EE5ADF">
        <w:trPr>
          <w:trHeight w:val="330"/>
        </w:trPr>
        <w:tc>
          <w:tcPr>
            <w:tcW w:w="3114" w:type="dxa"/>
            <w:vAlign w:val="center"/>
            <w:hideMark/>
          </w:tcPr>
          <w:p w14:paraId="17ABB88B" w14:textId="739A21CF" w:rsidR="00204079" w:rsidRPr="00375018" w:rsidRDefault="00204079" w:rsidP="00375018">
            <w:pPr>
              <w:pStyle w:val="03Text"/>
              <w:rPr>
                <w:lang w:val="en-AU"/>
              </w:rPr>
            </w:pPr>
            <w:r w:rsidRPr="00375018">
              <w:rPr>
                <w:lang w:val="en-AU"/>
              </w:rPr>
              <w:t>JAMS transformation (</w:t>
            </w:r>
            <w:del w:id="26" w:author="William Soehendra" w:date="2026-05-04T15:55:00Z" w16du:dateUtc="2026-05-04T05:55:00Z">
              <w:r w:rsidRPr="00375018" w:rsidDel="00723238">
                <w:rPr>
                  <w:lang w:val="en-AU"/>
                </w:rPr>
                <w:delText>file based</w:delText>
              </w:r>
            </w:del>
            <w:ins w:id="27" w:author="William Soehendra" w:date="2026-05-04T15:55:00Z" w16du:dateUtc="2026-05-04T05:55:00Z">
              <w:r w:rsidR="00723238">
                <w:rPr>
                  <w:lang w:val="en-AU"/>
                </w:rPr>
                <w:t xml:space="preserve"> API Based</w:t>
              </w:r>
            </w:ins>
            <w:r w:rsidRPr="00375018">
              <w:rPr>
                <w:lang w:val="en-AU"/>
              </w:rPr>
              <w:t>) </w:t>
            </w:r>
          </w:p>
        </w:tc>
        <w:tc>
          <w:tcPr>
            <w:tcW w:w="6237" w:type="dxa"/>
            <w:vAlign w:val="center"/>
          </w:tcPr>
          <w:p w14:paraId="31D36E22" w14:textId="0C61C06E" w:rsidR="00204079" w:rsidRPr="00375018" w:rsidRDefault="0034385A" w:rsidP="00375018">
            <w:pPr>
              <w:pStyle w:val="03Text"/>
              <w:rPr>
                <w:lang w:val="en-AU"/>
              </w:rPr>
            </w:pPr>
            <w:r>
              <w:rPr>
                <w:lang w:val="en-AU"/>
              </w:rPr>
              <w:t>To replicate work orders, purchase orders, work confirmation and customer billing to S/4HANA.</w:t>
            </w:r>
          </w:p>
        </w:tc>
      </w:tr>
      <w:tr w:rsidR="0034385A" w:rsidRPr="00375018" w14:paraId="3EC62C0A" w14:textId="77777777" w:rsidTr="00EE5ADF">
        <w:trPr>
          <w:trHeight w:val="330"/>
        </w:trPr>
        <w:tc>
          <w:tcPr>
            <w:tcW w:w="3114" w:type="dxa"/>
            <w:vAlign w:val="center"/>
            <w:hideMark/>
          </w:tcPr>
          <w:p w14:paraId="6E2094C0" w14:textId="77777777" w:rsidR="0034385A" w:rsidRPr="00375018" w:rsidRDefault="0034385A" w:rsidP="0034385A">
            <w:pPr>
              <w:pStyle w:val="03Text"/>
              <w:rPr>
                <w:lang w:val="en-AU"/>
              </w:rPr>
            </w:pPr>
            <w:r w:rsidRPr="00375018">
              <w:rPr>
                <w:lang w:val="en-AU"/>
              </w:rPr>
              <w:t>Service Now transformation (API based) </w:t>
            </w:r>
          </w:p>
        </w:tc>
        <w:tc>
          <w:tcPr>
            <w:tcW w:w="6237" w:type="dxa"/>
          </w:tcPr>
          <w:p w14:paraId="72F78E4C" w14:textId="356323E7" w:rsidR="0034385A" w:rsidRPr="00375018" w:rsidRDefault="0034385A" w:rsidP="0034385A">
            <w:pPr>
              <w:pStyle w:val="03Text"/>
              <w:rPr>
                <w:lang w:val="en-AU"/>
              </w:rPr>
            </w:pPr>
            <w:r w:rsidRPr="00020B05">
              <w:rPr>
                <w:lang w:val="en-AU"/>
              </w:rPr>
              <w:t>To replicate work orders, purchase orders, work confirmation and customer billing to S/4HANA.</w:t>
            </w:r>
          </w:p>
        </w:tc>
      </w:tr>
      <w:tr w:rsidR="0034385A" w:rsidRPr="00375018" w14:paraId="63F79FEC" w14:textId="77777777" w:rsidTr="00EE5ADF">
        <w:trPr>
          <w:trHeight w:val="330"/>
        </w:trPr>
        <w:tc>
          <w:tcPr>
            <w:tcW w:w="3114" w:type="dxa"/>
            <w:vAlign w:val="center"/>
            <w:hideMark/>
          </w:tcPr>
          <w:p w14:paraId="5394644F" w14:textId="77777777" w:rsidR="0034385A" w:rsidRPr="00375018" w:rsidRDefault="0034385A" w:rsidP="0034385A">
            <w:pPr>
              <w:pStyle w:val="03Text"/>
              <w:rPr>
                <w:lang w:val="en-AU"/>
              </w:rPr>
            </w:pPr>
            <w:r w:rsidRPr="00375018">
              <w:rPr>
                <w:lang w:val="en-AU"/>
              </w:rPr>
              <w:t>SiteTracker (API based) </w:t>
            </w:r>
          </w:p>
        </w:tc>
        <w:tc>
          <w:tcPr>
            <w:tcW w:w="6237" w:type="dxa"/>
          </w:tcPr>
          <w:p w14:paraId="7ED8FB05" w14:textId="3765185B" w:rsidR="0034385A" w:rsidRPr="00375018" w:rsidRDefault="0034385A" w:rsidP="0034385A">
            <w:pPr>
              <w:pStyle w:val="03Text"/>
              <w:rPr>
                <w:lang w:val="en-AU"/>
              </w:rPr>
            </w:pPr>
            <w:r w:rsidRPr="00020B05">
              <w:rPr>
                <w:lang w:val="en-AU"/>
              </w:rPr>
              <w:t>To replicate work orders, purchase orders, work confirmation and customer billing to S/4HANA.</w:t>
            </w:r>
          </w:p>
        </w:tc>
      </w:tr>
      <w:tr w:rsidR="00204079" w:rsidRPr="00375018" w14:paraId="43114A40" w14:textId="77777777" w:rsidTr="00EE5ADF">
        <w:trPr>
          <w:trHeight w:val="330"/>
        </w:trPr>
        <w:tc>
          <w:tcPr>
            <w:tcW w:w="3114" w:type="dxa"/>
            <w:vAlign w:val="center"/>
            <w:hideMark/>
          </w:tcPr>
          <w:p w14:paraId="2DBEFD6C" w14:textId="77777777" w:rsidR="00204079" w:rsidRPr="00375018" w:rsidRDefault="00204079" w:rsidP="00375018">
            <w:pPr>
              <w:pStyle w:val="03Text"/>
              <w:rPr>
                <w:lang w:val="en-AU"/>
              </w:rPr>
            </w:pPr>
            <w:r w:rsidRPr="00375018">
              <w:rPr>
                <w:lang w:val="en-AU"/>
              </w:rPr>
              <w:t>Canonical Models </w:t>
            </w:r>
          </w:p>
        </w:tc>
        <w:tc>
          <w:tcPr>
            <w:tcW w:w="6237" w:type="dxa"/>
            <w:vAlign w:val="center"/>
            <w:hideMark/>
          </w:tcPr>
          <w:p w14:paraId="130CE62A" w14:textId="2460CE20" w:rsidR="00204079" w:rsidRPr="00375018" w:rsidRDefault="0034385A" w:rsidP="00375018">
            <w:pPr>
              <w:pStyle w:val="03Text"/>
              <w:rPr>
                <w:lang w:val="en-AU"/>
              </w:rPr>
            </w:pPr>
            <w:r>
              <w:rPr>
                <w:lang w:val="en-AU"/>
              </w:rPr>
              <w:t>To standardise FSM to S/4HANA integration.</w:t>
            </w:r>
          </w:p>
        </w:tc>
      </w:tr>
      <w:tr w:rsidR="00DC24C8" w:rsidRPr="00375018" w14:paraId="5985B075" w14:textId="77777777" w:rsidTr="00EE5ADF">
        <w:trPr>
          <w:trHeight w:val="330"/>
        </w:trPr>
        <w:tc>
          <w:tcPr>
            <w:tcW w:w="3114" w:type="dxa"/>
            <w:vAlign w:val="center"/>
          </w:tcPr>
          <w:p w14:paraId="0B6EF231" w14:textId="215082DA" w:rsidR="00DC24C8" w:rsidRPr="00375018" w:rsidRDefault="003E188A" w:rsidP="00375018">
            <w:pPr>
              <w:pStyle w:val="03Text"/>
              <w:rPr>
                <w:lang w:val="en-AU"/>
              </w:rPr>
            </w:pPr>
            <w:r>
              <w:rPr>
                <w:lang w:val="en-AU"/>
              </w:rPr>
              <w:t>MDFS</w:t>
            </w:r>
          </w:p>
        </w:tc>
        <w:tc>
          <w:tcPr>
            <w:tcW w:w="6237" w:type="dxa"/>
            <w:vAlign w:val="center"/>
          </w:tcPr>
          <w:p w14:paraId="58A0789A" w14:textId="77777777" w:rsidR="00604E11" w:rsidRPr="00604E11" w:rsidRDefault="00604E11" w:rsidP="00604E11">
            <w:pPr>
              <w:pStyle w:val="03Text"/>
            </w:pPr>
            <w:r w:rsidRPr="00604E11">
              <w:t>To integrate work order lifecycle, subcontractor claims, work confirmation and billing processes from MDFS into S/4HANA. Integration is triggered at key business events (such as scheduling, work completion and SCC approved status), with bulk processing aligned to current Jobpac practices.</w:t>
            </w:r>
          </w:p>
          <w:p w14:paraId="1F3F9BF7" w14:textId="77777777" w:rsidR="00604E11" w:rsidRPr="00604E11" w:rsidRDefault="00604E11" w:rsidP="00604E11">
            <w:pPr>
              <w:pStyle w:val="03Text"/>
            </w:pPr>
            <w:r w:rsidRPr="00604E11">
              <w:t>MDFS will provide data via file-based extraction, which will be processed through SAP Cloud Integration using the canonical model approach. These canonical interfaces will standardise processing into S/4HANA for service order creation and update, procurement (PO/SES), work confirmation and billing.</w:t>
            </w:r>
          </w:p>
          <w:p w14:paraId="3A4DE637" w14:textId="3A38645F" w:rsidR="00DC24C8" w:rsidRPr="008D5C43" w:rsidRDefault="00604E11" w:rsidP="00375018">
            <w:pPr>
              <w:pStyle w:val="03Text"/>
            </w:pPr>
            <w:r w:rsidRPr="00604E11">
              <w:t>Supplier invoice and payment references will be written back to MDFS via API to support claim closure.</w:t>
            </w:r>
          </w:p>
        </w:tc>
      </w:tr>
      <w:tr w:rsidR="00DC24C8" w:rsidRPr="00375018" w14:paraId="06B79D77" w14:textId="77777777" w:rsidTr="00EE5ADF">
        <w:trPr>
          <w:trHeight w:val="330"/>
        </w:trPr>
        <w:tc>
          <w:tcPr>
            <w:tcW w:w="3114" w:type="dxa"/>
            <w:vAlign w:val="center"/>
          </w:tcPr>
          <w:p w14:paraId="7BCBD067" w14:textId="7A28E5ED" w:rsidR="00DC24C8" w:rsidRPr="00375018" w:rsidRDefault="003E188A" w:rsidP="00375018">
            <w:pPr>
              <w:pStyle w:val="03Text"/>
              <w:rPr>
                <w:lang w:val="en-AU"/>
              </w:rPr>
            </w:pPr>
            <w:commentRangeStart w:id="28"/>
            <w:commentRangeStart w:id="29"/>
            <w:r>
              <w:rPr>
                <w:lang w:val="en-AU"/>
              </w:rPr>
              <w:t>PIMS</w:t>
            </w:r>
            <w:commentRangeEnd w:id="28"/>
            <w:r w:rsidR="0046438C" w:rsidRPr="00375018">
              <w:rPr>
                <w:rStyle w:val="CommentReference"/>
                <w:sz w:val="20"/>
                <w:szCs w:val="20"/>
                <w:lang w:val="en-AU"/>
              </w:rPr>
              <w:commentReference w:id="28"/>
            </w:r>
            <w:commentRangeEnd w:id="29"/>
            <w:r w:rsidRPr="00375018">
              <w:rPr>
                <w:rStyle w:val="CommentReference"/>
                <w:sz w:val="20"/>
                <w:szCs w:val="20"/>
                <w:lang w:val="en-AU"/>
              </w:rPr>
              <w:commentReference w:id="29"/>
            </w:r>
          </w:p>
        </w:tc>
        <w:tc>
          <w:tcPr>
            <w:tcW w:w="6237" w:type="dxa"/>
            <w:vAlign w:val="center"/>
          </w:tcPr>
          <w:p w14:paraId="31BED903" w14:textId="77777777" w:rsidR="00E40F7C" w:rsidRPr="00E40F7C" w:rsidRDefault="00E40F7C" w:rsidP="00E40F7C">
            <w:pPr>
              <w:pStyle w:val="03Text"/>
            </w:pPr>
            <w:r w:rsidRPr="00E40F7C">
              <w:t>To integrate subcontractor claim processing and payment lifecycle from PIMS into S/4HANA. Integration is triggered at the payment-ready stage, aligned to current operational practices.</w:t>
            </w:r>
          </w:p>
          <w:p w14:paraId="01981186" w14:textId="77777777" w:rsidR="00E40F7C" w:rsidRPr="00E40F7C" w:rsidRDefault="00E40F7C" w:rsidP="00E40F7C">
            <w:pPr>
              <w:pStyle w:val="03Text"/>
            </w:pPr>
            <w:r w:rsidRPr="00E40F7C">
              <w:t>PIMS will provide data via database extract, which will be processed through SAP Cloud Integration using the canonical model approach. These canonical interfaces will standardise processing into S/4HANA for procurement (PO/SES), supplier invoicing (including RCTI) and financial postings.</w:t>
            </w:r>
          </w:p>
          <w:p w14:paraId="41E4F575" w14:textId="77777777" w:rsidR="00E40F7C" w:rsidRPr="00E40F7C" w:rsidRDefault="00E40F7C" w:rsidP="00E40F7C">
            <w:pPr>
              <w:pStyle w:val="03Text"/>
            </w:pPr>
            <w:r w:rsidRPr="00E40F7C">
              <w:t>Payment status and financial references will be written back to PIMS via file-based or API mechanism to update claim status and support closure.</w:t>
            </w:r>
          </w:p>
          <w:p w14:paraId="07A950B1" w14:textId="77777777" w:rsidR="00E40F7C" w:rsidRPr="00E40F7C" w:rsidRDefault="00E40F7C" w:rsidP="00E40F7C">
            <w:pPr>
              <w:pStyle w:val="03Text"/>
            </w:pPr>
            <w:r w:rsidRPr="00E40F7C">
              <w:t>Customer revenue will continue to be processed via structured file upload into S/4HANA, consistent with the current Jobpac approach.</w:t>
            </w:r>
          </w:p>
          <w:p w14:paraId="5506F37B" w14:textId="77777777" w:rsidR="00DC24C8" w:rsidRDefault="00DC24C8" w:rsidP="00375018">
            <w:pPr>
              <w:pStyle w:val="03Text"/>
              <w:rPr>
                <w:lang w:val="en-AU"/>
              </w:rPr>
            </w:pPr>
          </w:p>
        </w:tc>
      </w:tr>
    </w:tbl>
    <w:p w14:paraId="1B08EA66" w14:textId="043E1077" w:rsidR="00A9645D" w:rsidRDefault="00A9645D" w:rsidP="00FF619F">
      <w:pPr>
        <w:pStyle w:val="03Text"/>
        <w:rPr>
          <w:highlight w:val="yellow"/>
        </w:rPr>
      </w:pPr>
      <w:bookmarkStart w:id="32" w:name="_Ref127877766"/>
      <w:bookmarkStart w:id="33" w:name="_Ref127877774"/>
      <w:bookmarkStart w:id="34" w:name="_Toc129867455"/>
      <w:bookmarkStart w:id="35" w:name="_Toc129871658"/>
      <w:bookmarkStart w:id="36" w:name="_Toc129871805"/>
      <w:bookmarkStart w:id="37" w:name="_Toc129894738"/>
      <w:bookmarkStart w:id="38" w:name="_Toc129894936"/>
      <w:bookmarkStart w:id="39" w:name="_Toc89666255"/>
      <w:r>
        <w:rPr>
          <w:highlight w:val="yellow"/>
        </w:rPr>
        <w:br w:type="page"/>
      </w:r>
    </w:p>
    <w:p w14:paraId="339950F1" w14:textId="57BA6B90" w:rsidR="00446896" w:rsidRPr="00CA775C" w:rsidRDefault="1471A5B6" w:rsidP="00D32D4A">
      <w:pPr>
        <w:pStyle w:val="BHeading1numbered"/>
      </w:pPr>
      <w:bookmarkStart w:id="40" w:name="_Toc227329619"/>
      <w:bookmarkStart w:id="41" w:name="_Toc129867479"/>
      <w:bookmarkStart w:id="42" w:name="_Toc129871666"/>
      <w:bookmarkStart w:id="43" w:name="_Toc129871813"/>
      <w:bookmarkStart w:id="44" w:name="_Toc129894753"/>
      <w:bookmarkStart w:id="45" w:name="_Toc129894951"/>
      <w:bookmarkEnd w:id="32"/>
      <w:bookmarkEnd w:id="33"/>
      <w:bookmarkEnd w:id="34"/>
      <w:bookmarkEnd w:id="35"/>
      <w:bookmarkEnd w:id="36"/>
      <w:bookmarkEnd w:id="37"/>
      <w:bookmarkEnd w:id="38"/>
      <w:bookmarkEnd w:id="39"/>
      <w:r>
        <w:lastRenderedPageBreak/>
        <w:t>Integration Scenarios</w:t>
      </w:r>
      <w:bookmarkEnd w:id="40"/>
    </w:p>
    <w:p w14:paraId="5A7DA298" w14:textId="26C0D7EA" w:rsidR="00E2280A" w:rsidRDefault="303078F9" w:rsidP="00D32D4A">
      <w:pPr>
        <w:pStyle w:val="BHeading2numbered"/>
      </w:pPr>
      <w:bookmarkStart w:id="46" w:name="_Toc227329620"/>
      <w:r>
        <w:t>Integration Pattern</w:t>
      </w:r>
      <w:r w:rsidR="0EEB30BD">
        <w:t xml:space="preserve"> Matrix</w:t>
      </w:r>
      <w:bookmarkEnd w:id="46"/>
    </w:p>
    <w:p w14:paraId="273349CA" w14:textId="25D8A970" w:rsidR="006B2303" w:rsidRDefault="00AD58D9" w:rsidP="00BF3D47">
      <w:pPr>
        <w:pStyle w:val="03Text"/>
      </w:pPr>
      <w:r>
        <w:t>The following integraiton scenarios have been defined for Project Apollo, to categorise individual interfaces into general types of S/4HANA data flow and method.</w:t>
      </w:r>
    </w:p>
    <w:p w14:paraId="54347C28" w14:textId="7665A433" w:rsidR="00C8242F" w:rsidRPr="00446896" w:rsidRDefault="00C8242F" w:rsidP="00BF3D47">
      <w:pPr>
        <w:pStyle w:val="03Text"/>
      </w:pPr>
      <w:r>
        <w:t xml:space="preserve">During the Explore phase, and as part of the Extension Inventory deliverable, </w:t>
      </w:r>
      <w:r w:rsidR="00EC05B9">
        <w:t xml:space="preserve">interfaces will be categorised into </w:t>
      </w:r>
      <w:r w:rsidR="00DB69B6">
        <w:t>one of the following patterns.</w:t>
      </w:r>
    </w:p>
    <w:tbl>
      <w:tblPr>
        <w:tblStyle w:val="GridTable4-Accent1"/>
        <w:tblW w:w="9067" w:type="dxa"/>
        <w:tblLayout w:type="fixed"/>
        <w:tblLook w:val="04A0" w:firstRow="1" w:lastRow="0" w:firstColumn="1" w:lastColumn="0" w:noHBand="0" w:noVBand="1"/>
      </w:tblPr>
      <w:tblGrid>
        <w:gridCol w:w="1413"/>
        <w:gridCol w:w="1276"/>
        <w:gridCol w:w="6378"/>
      </w:tblGrid>
      <w:tr w:rsidR="005F331D" w:rsidRPr="007C06D4" w14:paraId="7DD32942" w14:textId="77777777" w:rsidTr="009C5310">
        <w:trPr>
          <w:cnfStyle w:val="100000000000" w:firstRow="1" w:lastRow="0" w:firstColumn="0" w:lastColumn="0" w:oddVBand="0" w:evenVBand="0" w:oddHBand="0" w:evenHBand="0"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47F373EC" w14:textId="6DE3DA3C" w:rsidR="005F331D" w:rsidRPr="00210690" w:rsidRDefault="005F331D" w:rsidP="005F331D">
            <w:pPr>
              <w:rPr>
                <w:rFonts w:ascii="Arial" w:hAnsi="Arial" w:cs="Arial"/>
                <w:color w:val="1E1E1E" w:themeColor="text1"/>
                <w:sz w:val="20"/>
                <w:szCs w:val="20"/>
                <w:lang w:eastAsia="en-AU"/>
              </w:rPr>
            </w:pPr>
            <w:bookmarkStart w:id="47" w:name="_Toc129867489"/>
            <w:bookmarkStart w:id="48" w:name="_Toc129871676"/>
            <w:bookmarkStart w:id="49" w:name="_Toc129871823"/>
            <w:bookmarkStart w:id="50" w:name="_Toc129894762"/>
            <w:bookmarkStart w:id="51" w:name="_Toc129894960"/>
            <w:r w:rsidRPr="00210690">
              <w:rPr>
                <w:rFonts w:ascii="Arial" w:hAnsi="Arial" w:cs="Arial"/>
                <w:color w:val="1E1E1E" w:themeColor="text1"/>
                <w:sz w:val="20"/>
                <w:szCs w:val="20"/>
                <w:lang w:eastAsia="en-AU"/>
              </w:rPr>
              <w:t>Pattern ID</w:t>
            </w:r>
          </w:p>
        </w:tc>
        <w:tc>
          <w:tcPr>
            <w:tcW w:w="1276" w:type="dxa"/>
            <w:vAlign w:val="center"/>
            <w:hideMark/>
          </w:tcPr>
          <w:p w14:paraId="31283E44" w14:textId="77777777" w:rsidR="005F331D" w:rsidRPr="00210690" w:rsidRDefault="005F331D" w:rsidP="005F331D">
            <w:pPr>
              <w:cnfStyle w:val="100000000000" w:firstRow="1" w:lastRow="0" w:firstColumn="0" w:lastColumn="0" w:oddVBand="0" w:evenVBand="0" w:oddHBand="0" w:evenHBand="0" w:firstRowFirstColumn="0" w:firstRowLastColumn="0" w:lastRowFirstColumn="0" w:lastRowLastColumn="0"/>
              <w:rPr>
                <w:rFonts w:ascii="Arial" w:hAnsi="Arial" w:cs="Arial"/>
                <w:color w:val="1E1E1E" w:themeColor="text1"/>
                <w:sz w:val="20"/>
                <w:szCs w:val="20"/>
                <w:lang w:eastAsia="en-AU"/>
              </w:rPr>
            </w:pPr>
            <w:r w:rsidRPr="00210690">
              <w:rPr>
                <w:rFonts w:ascii="Arial" w:hAnsi="Arial" w:cs="Arial"/>
                <w:color w:val="1E1E1E" w:themeColor="text1"/>
                <w:sz w:val="20"/>
                <w:szCs w:val="20"/>
                <w:lang w:eastAsia="en-AU"/>
              </w:rPr>
              <w:t>Scenario</w:t>
            </w:r>
          </w:p>
        </w:tc>
        <w:tc>
          <w:tcPr>
            <w:tcW w:w="6378" w:type="dxa"/>
            <w:vAlign w:val="center"/>
            <w:hideMark/>
          </w:tcPr>
          <w:p w14:paraId="6FE990FD" w14:textId="77777777" w:rsidR="005F331D" w:rsidRPr="00210690" w:rsidRDefault="005F331D" w:rsidP="005F331D">
            <w:pPr>
              <w:cnfStyle w:val="100000000000" w:firstRow="1" w:lastRow="0" w:firstColumn="0" w:lastColumn="0" w:oddVBand="0" w:evenVBand="0" w:oddHBand="0" w:evenHBand="0" w:firstRowFirstColumn="0" w:firstRowLastColumn="0" w:lastRowFirstColumn="0" w:lastRowLastColumn="0"/>
              <w:rPr>
                <w:rFonts w:ascii="Arial" w:hAnsi="Arial" w:cs="Arial"/>
                <w:color w:val="1E1E1E" w:themeColor="text1"/>
                <w:sz w:val="20"/>
                <w:szCs w:val="20"/>
                <w:lang w:eastAsia="en-AU"/>
              </w:rPr>
            </w:pPr>
            <w:r w:rsidRPr="00210690">
              <w:rPr>
                <w:rFonts w:ascii="Arial" w:hAnsi="Arial" w:cs="Arial"/>
                <w:color w:val="1E1E1E" w:themeColor="text1"/>
                <w:sz w:val="20"/>
                <w:szCs w:val="20"/>
                <w:lang w:eastAsia="en-AU"/>
              </w:rPr>
              <w:t>Details</w:t>
            </w:r>
          </w:p>
        </w:tc>
      </w:tr>
      <w:tr w:rsidR="005F331D" w:rsidRPr="007C06D4" w14:paraId="5DE4BF68" w14:textId="77777777" w:rsidTr="009C5310">
        <w:trPr>
          <w:cnfStyle w:val="000000100000" w:firstRow="0" w:lastRow="0" w:firstColumn="0" w:lastColumn="0" w:oddVBand="0" w:evenVBand="0" w:oddHBand="1" w:evenHBand="0" w:firstRowFirstColumn="0" w:firstRowLastColumn="0" w:lastRowFirstColumn="0" w:lastRowLastColumn="0"/>
          <w:trHeight w:val="111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7C4AD826" w14:textId="071D0EF6" w:rsidR="005F331D" w:rsidRPr="007C06D4" w:rsidRDefault="008C55AF" w:rsidP="005F331D">
            <w:pPr>
              <w:rPr>
                <w:rFonts w:ascii="Arial" w:hAnsi="Arial" w:cs="Arial"/>
                <w:sz w:val="20"/>
                <w:szCs w:val="20"/>
                <w:lang w:eastAsia="en-AU"/>
              </w:rPr>
            </w:pPr>
            <w:r>
              <w:rPr>
                <w:rFonts w:ascii="Arial" w:hAnsi="Arial" w:cs="Arial"/>
                <w:sz w:val="20"/>
                <w:szCs w:val="20"/>
                <w:lang w:eastAsia="en-AU"/>
              </w:rPr>
              <w:t>S</w:t>
            </w:r>
            <w:r w:rsidR="009C5310">
              <w:rPr>
                <w:rFonts w:ascii="Arial" w:hAnsi="Arial" w:cs="Arial"/>
                <w:sz w:val="20"/>
                <w:szCs w:val="20"/>
                <w:lang w:eastAsia="en-AU"/>
              </w:rPr>
              <w:t>TANDARD</w:t>
            </w:r>
          </w:p>
        </w:tc>
        <w:tc>
          <w:tcPr>
            <w:tcW w:w="1276" w:type="dxa"/>
            <w:vAlign w:val="center"/>
          </w:tcPr>
          <w:p w14:paraId="5E532942" w14:textId="4DA2A7C5" w:rsidR="005F331D" w:rsidRPr="007C06D4" w:rsidRDefault="005F331D" w:rsidP="005F331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en-AU"/>
              </w:rPr>
            </w:pPr>
            <w:r>
              <w:rPr>
                <w:rFonts w:ascii="Arial" w:hAnsi="Arial" w:cs="Arial"/>
                <w:sz w:val="20"/>
                <w:szCs w:val="20"/>
                <w:lang w:eastAsia="en-AU"/>
              </w:rPr>
              <w:t xml:space="preserve">Standard </w:t>
            </w:r>
          </w:p>
        </w:tc>
        <w:tc>
          <w:tcPr>
            <w:tcW w:w="6378" w:type="dxa"/>
            <w:vAlign w:val="center"/>
          </w:tcPr>
          <w:p w14:paraId="3762A1C4" w14:textId="15F72C75" w:rsidR="005F331D" w:rsidRDefault="004B5533" w:rsidP="005F331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en-AU"/>
              </w:rPr>
            </w:pPr>
            <w:r>
              <w:rPr>
                <w:rFonts w:ascii="Arial" w:hAnsi="Arial" w:cs="Arial"/>
                <w:sz w:val="20"/>
                <w:szCs w:val="20"/>
                <w:lang w:eastAsia="en-AU"/>
              </w:rPr>
              <w:t>Where standard native integration is configured between SAP to SAP systems, via: Cloud Integration, Master Data Integration</w:t>
            </w:r>
            <w:r w:rsidR="00894B07">
              <w:rPr>
                <w:rFonts w:ascii="Arial" w:hAnsi="Arial" w:cs="Arial"/>
                <w:sz w:val="20"/>
                <w:szCs w:val="20"/>
                <w:lang w:eastAsia="en-AU"/>
              </w:rPr>
              <w:t xml:space="preserve"> (MDI)</w:t>
            </w:r>
            <w:r>
              <w:rPr>
                <w:rFonts w:ascii="Arial" w:hAnsi="Arial" w:cs="Arial"/>
                <w:sz w:val="20"/>
                <w:szCs w:val="20"/>
                <w:lang w:eastAsia="en-AU"/>
              </w:rPr>
              <w:t xml:space="preserve"> or direct Scope Item</w:t>
            </w:r>
            <w:r w:rsidR="00760B04">
              <w:rPr>
                <w:rFonts w:ascii="Arial" w:hAnsi="Arial" w:cs="Arial"/>
                <w:sz w:val="20"/>
                <w:szCs w:val="20"/>
                <w:lang w:eastAsia="en-AU"/>
              </w:rPr>
              <w:t xml:space="preserve"> integration.</w:t>
            </w:r>
          </w:p>
        </w:tc>
      </w:tr>
      <w:tr w:rsidR="005F331D" w:rsidRPr="007C06D4" w14:paraId="77ADAA62" w14:textId="77777777" w:rsidTr="009C5310">
        <w:trPr>
          <w:trHeight w:val="111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4A372CD7" w14:textId="57E2A574" w:rsidR="005F331D" w:rsidRPr="007C06D4" w:rsidRDefault="005F331D" w:rsidP="005F331D">
            <w:pPr>
              <w:rPr>
                <w:rFonts w:ascii="Arial" w:hAnsi="Arial" w:cs="Arial"/>
                <w:sz w:val="20"/>
                <w:szCs w:val="20"/>
                <w:lang w:eastAsia="en-AU"/>
              </w:rPr>
            </w:pPr>
            <w:r w:rsidRPr="007C06D4">
              <w:rPr>
                <w:rFonts w:ascii="Arial" w:hAnsi="Arial" w:cs="Arial"/>
                <w:sz w:val="20"/>
                <w:szCs w:val="20"/>
                <w:lang w:eastAsia="en-AU"/>
              </w:rPr>
              <w:t>IN-API</w:t>
            </w:r>
          </w:p>
        </w:tc>
        <w:tc>
          <w:tcPr>
            <w:tcW w:w="1276" w:type="dxa"/>
            <w:vAlign w:val="center"/>
            <w:hideMark/>
          </w:tcPr>
          <w:p w14:paraId="2112E707" w14:textId="77777777" w:rsidR="005F331D" w:rsidRPr="007C06D4" w:rsidRDefault="005F331D" w:rsidP="005F331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en-AU"/>
              </w:rPr>
            </w:pPr>
            <w:r w:rsidRPr="007C06D4">
              <w:rPr>
                <w:rFonts w:ascii="Arial" w:hAnsi="Arial" w:cs="Arial"/>
                <w:sz w:val="20"/>
                <w:szCs w:val="20"/>
                <w:lang w:eastAsia="en-AU"/>
              </w:rPr>
              <w:t>Inbound API</w:t>
            </w:r>
          </w:p>
        </w:tc>
        <w:tc>
          <w:tcPr>
            <w:tcW w:w="6378" w:type="dxa"/>
            <w:vAlign w:val="center"/>
            <w:hideMark/>
          </w:tcPr>
          <w:p w14:paraId="79A56520" w14:textId="77777777" w:rsidR="005F331D" w:rsidRDefault="005F331D" w:rsidP="005F331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en-AU"/>
              </w:rPr>
            </w:pPr>
            <w:r>
              <w:rPr>
                <w:rFonts w:ascii="Arial" w:hAnsi="Arial" w:cs="Arial"/>
                <w:sz w:val="20"/>
                <w:szCs w:val="20"/>
                <w:lang w:eastAsia="en-AU"/>
              </w:rPr>
              <w:t>Where S/4HANA receives data via an API, triggered by a Cloud Integration interface.</w:t>
            </w:r>
          </w:p>
          <w:p w14:paraId="0B02477F" w14:textId="77777777" w:rsidR="005F331D" w:rsidRDefault="005F331D" w:rsidP="005F331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en-AU"/>
              </w:rPr>
            </w:pPr>
          </w:p>
          <w:p w14:paraId="4011036D" w14:textId="04DF9F41" w:rsidR="005F331D" w:rsidRPr="007C06D4" w:rsidRDefault="005F331D" w:rsidP="005F331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en-AU"/>
              </w:rPr>
            </w:pPr>
            <w:r>
              <w:rPr>
                <w:rFonts w:ascii="Arial" w:hAnsi="Arial" w:cs="Arial"/>
                <w:sz w:val="20"/>
                <w:szCs w:val="20"/>
                <w:lang w:eastAsia="en-AU"/>
              </w:rPr>
              <w:t>This includes “Canonical Model” integrations into S/4HANA, via API.</w:t>
            </w:r>
          </w:p>
        </w:tc>
      </w:tr>
      <w:tr w:rsidR="005F331D" w:rsidRPr="007C06D4" w14:paraId="4478CA1F" w14:textId="77777777" w:rsidTr="009C5310">
        <w:trPr>
          <w:cnfStyle w:val="000000100000" w:firstRow="0" w:lastRow="0" w:firstColumn="0" w:lastColumn="0" w:oddVBand="0" w:evenVBand="0" w:oddHBand="1" w:evenHBand="0" w:firstRowFirstColumn="0" w:firstRowLastColumn="0" w:lastRowFirstColumn="0" w:lastRowLastColumn="0"/>
          <w:trHeight w:val="1936"/>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1210C89" w14:textId="59519BDF" w:rsidR="005F331D" w:rsidRDefault="005F331D" w:rsidP="005F331D">
            <w:pPr>
              <w:rPr>
                <w:rFonts w:ascii="Arial" w:hAnsi="Arial" w:cs="Arial"/>
                <w:sz w:val="20"/>
                <w:szCs w:val="20"/>
                <w:lang w:eastAsia="en-AU"/>
              </w:rPr>
            </w:pPr>
            <w:r>
              <w:rPr>
                <w:rFonts w:ascii="Arial" w:hAnsi="Arial" w:cs="Arial"/>
                <w:sz w:val="20"/>
                <w:szCs w:val="20"/>
                <w:lang w:eastAsia="en-AU"/>
              </w:rPr>
              <w:t>OUT-API</w:t>
            </w:r>
          </w:p>
        </w:tc>
        <w:tc>
          <w:tcPr>
            <w:tcW w:w="1276" w:type="dxa"/>
            <w:vAlign w:val="center"/>
            <w:hideMark/>
          </w:tcPr>
          <w:p w14:paraId="14333C09" w14:textId="778E127A" w:rsidR="005F331D" w:rsidRPr="007C06D4" w:rsidRDefault="005F331D" w:rsidP="005F331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en-AU"/>
              </w:rPr>
            </w:pPr>
            <w:r>
              <w:rPr>
                <w:rFonts w:ascii="Arial" w:hAnsi="Arial" w:cs="Arial"/>
                <w:sz w:val="20"/>
                <w:szCs w:val="20"/>
                <w:lang w:eastAsia="en-AU"/>
              </w:rPr>
              <w:t>Outbound API</w:t>
            </w:r>
          </w:p>
        </w:tc>
        <w:tc>
          <w:tcPr>
            <w:tcW w:w="6378" w:type="dxa"/>
            <w:vAlign w:val="center"/>
            <w:hideMark/>
          </w:tcPr>
          <w:p w14:paraId="0C92D42E" w14:textId="3B60C815" w:rsidR="005F331D" w:rsidRPr="007C06D4" w:rsidRDefault="005F331D" w:rsidP="005F331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en-AU"/>
              </w:rPr>
            </w:pPr>
            <w:r>
              <w:rPr>
                <w:rFonts w:ascii="Arial" w:hAnsi="Arial" w:cs="Arial"/>
                <w:sz w:val="20"/>
                <w:szCs w:val="20"/>
                <w:lang w:eastAsia="en-AU"/>
              </w:rPr>
              <w:t xml:space="preserve">Where a </w:t>
            </w:r>
            <w:r w:rsidR="004B5533">
              <w:rPr>
                <w:rFonts w:ascii="Arial" w:hAnsi="Arial" w:cs="Arial"/>
                <w:sz w:val="20"/>
                <w:szCs w:val="20"/>
                <w:lang w:eastAsia="en-AU"/>
              </w:rPr>
              <w:t>Third-Party</w:t>
            </w:r>
            <w:r>
              <w:rPr>
                <w:rFonts w:ascii="Arial" w:hAnsi="Arial" w:cs="Arial"/>
                <w:sz w:val="20"/>
                <w:szCs w:val="20"/>
                <w:lang w:eastAsia="en-AU"/>
              </w:rPr>
              <w:t xml:space="preserve"> system receives S/4HANA data exposed via an API, triggered by a Cloud Integration Interface.</w:t>
            </w:r>
          </w:p>
        </w:tc>
      </w:tr>
      <w:tr w:rsidR="005F331D" w:rsidRPr="007C06D4" w14:paraId="77AFCEA4" w14:textId="77777777" w:rsidTr="009C5310">
        <w:trPr>
          <w:trHeight w:val="1936"/>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B27A179" w14:textId="7951935B" w:rsidR="005F331D" w:rsidRDefault="00606210" w:rsidP="005F331D">
            <w:pPr>
              <w:rPr>
                <w:rFonts w:ascii="Arial" w:hAnsi="Arial" w:cs="Arial"/>
                <w:sz w:val="20"/>
                <w:szCs w:val="20"/>
                <w:lang w:eastAsia="en-AU"/>
              </w:rPr>
            </w:pPr>
            <w:r>
              <w:rPr>
                <w:rFonts w:ascii="Arial" w:hAnsi="Arial" w:cs="Arial"/>
                <w:sz w:val="20"/>
                <w:szCs w:val="20"/>
                <w:lang w:eastAsia="en-AU"/>
              </w:rPr>
              <w:t>FSM-E2E</w:t>
            </w:r>
          </w:p>
        </w:tc>
        <w:tc>
          <w:tcPr>
            <w:tcW w:w="1276" w:type="dxa"/>
            <w:vAlign w:val="center"/>
          </w:tcPr>
          <w:p w14:paraId="73578F5D" w14:textId="432ABC74" w:rsidR="005F331D" w:rsidRDefault="005F331D" w:rsidP="005F331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en-AU"/>
              </w:rPr>
            </w:pPr>
            <w:r>
              <w:rPr>
                <w:rFonts w:ascii="Arial" w:hAnsi="Arial" w:cs="Arial"/>
                <w:sz w:val="20"/>
                <w:szCs w:val="20"/>
                <w:lang w:eastAsia="en-AU"/>
              </w:rPr>
              <w:t>Inbound File</w:t>
            </w:r>
          </w:p>
        </w:tc>
        <w:tc>
          <w:tcPr>
            <w:tcW w:w="6378" w:type="dxa"/>
            <w:vAlign w:val="center"/>
          </w:tcPr>
          <w:p w14:paraId="0123E11E" w14:textId="6DA2EEC6" w:rsidR="005F331D" w:rsidRDefault="00606210" w:rsidP="005F331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en-AU"/>
              </w:rPr>
            </w:pPr>
            <w:r w:rsidRPr="00606210">
              <w:rPr>
                <w:rFonts w:ascii="Arial" w:hAnsi="Arial" w:cs="Arial"/>
                <w:sz w:val="20"/>
                <w:szCs w:val="20"/>
                <w:lang w:eastAsia="en-AU"/>
              </w:rPr>
              <w:t xml:space="preserve">Custom built, reusable integration pattern for FSM integrations into S/4HANA, from Cloud Integration. </w:t>
            </w:r>
            <w:r>
              <w:rPr>
                <w:rFonts w:ascii="Arial" w:hAnsi="Arial" w:cs="Arial"/>
                <w:sz w:val="20"/>
                <w:szCs w:val="20"/>
                <w:lang w:eastAsia="en-AU"/>
              </w:rPr>
              <w:br/>
            </w:r>
            <w:r>
              <w:rPr>
                <w:rFonts w:ascii="Arial" w:hAnsi="Arial" w:cs="Arial"/>
                <w:sz w:val="20"/>
                <w:szCs w:val="20"/>
                <w:lang w:eastAsia="en-AU"/>
              </w:rPr>
              <w:br/>
            </w:r>
            <w:r w:rsidRPr="00606210">
              <w:rPr>
                <w:rFonts w:ascii="Arial" w:hAnsi="Arial" w:cs="Arial"/>
                <w:sz w:val="20"/>
                <w:szCs w:val="20"/>
                <w:lang w:eastAsia="en-AU"/>
              </w:rPr>
              <w:t>This includes data pickup interfaces from source FSM to Cloud Integration, as well as Canonical interfaces from Cloud Integration to S/4HANA.</w:t>
            </w:r>
          </w:p>
        </w:tc>
      </w:tr>
      <w:tr w:rsidR="00265028" w:rsidRPr="007C06D4" w14:paraId="2553C581" w14:textId="77777777" w:rsidTr="009C5310">
        <w:trPr>
          <w:cnfStyle w:val="000000100000" w:firstRow="0" w:lastRow="0" w:firstColumn="0" w:lastColumn="0" w:oddVBand="0" w:evenVBand="0" w:oddHBand="1" w:evenHBand="0" w:firstRowFirstColumn="0" w:firstRowLastColumn="0" w:lastRowFirstColumn="0" w:lastRowLastColumn="0"/>
          <w:trHeight w:val="1936"/>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2252BFC4" w14:textId="20CE9857" w:rsidR="00265028" w:rsidRDefault="00265028" w:rsidP="005F331D">
            <w:pPr>
              <w:rPr>
                <w:rFonts w:ascii="Arial" w:hAnsi="Arial" w:cs="Arial"/>
                <w:sz w:val="20"/>
                <w:szCs w:val="20"/>
                <w:lang w:eastAsia="en-AU"/>
              </w:rPr>
            </w:pPr>
            <w:r>
              <w:rPr>
                <w:rFonts w:ascii="Arial" w:hAnsi="Arial" w:cs="Arial"/>
                <w:sz w:val="20"/>
                <w:szCs w:val="20"/>
                <w:lang w:eastAsia="en-AU"/>
              </w:rPr>
              <w:t>BDC</w:t>
            </w:r>
          </w:p>
        </w:tc>
        <w:tc>
          <w:tcPr>
            <w:tcW w:w="1276" w:type="dxa"/>
            <w:vAlign w:val="center"/>
          </w:tcPr>
          <w:p w14:paraId="5B938DA8" w14:textId="7B875472" w:rsidR="00265028" w:rsidRDefault="00B322E3" w:rsidP="005F331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en-AU"/>
              </w:rPr>
            </w:pPr>
            <w:r>
              <w:rPr>
                <w:rFonts w:ascii="Arial" w:hAnsi="Arial" w:cs="Arial"/>
                <w:sz w:val="20"/>
                <w:szCs w:val="20"/>
                <w:lang w:eastAsia="en-AU"/>
              </w:rPr>
              <w:t>Data Replication via BDC</w:t>
            </w:r>
          </w:p>
        </w:tc>
        <w:tc>
          <w:tcPr>
            <w:tcW w:w="6378" w:type="dxa"/>
            <w:vAlign w:val="center"/>
          </w:tcPr>
          <w:p w14:paraId="686668C9" w14:textId="77777777" w:rsidR="00265028" w:rsidRDefault="00B322E3" w:rsidP="005F331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en-AU"/>
              </w:rPr>
            </w:pPr>
            <w:r>
              <w:rPr>
                <w:rFonts w:ascii="Arial" w:hAnsi="Arial" w:cs="Arial"/>
                <w:sz w:val="20"/>
                <w:szCs w:val="20"/>
                <w:lang w:eastAsia="en-AU"/>
              </w:rPr>
              <w:t xml:space="preserve">Where data replication (of CDS views from S/4HANA) </w:t>
            </w:r>
            <w:r w:rsidR="002007A6">
              <w:rPr>
                <w:rFonts w:ascii="Arial" w:hAnsi="Arial" w:cs="Arial"/>
                <w:sz w:val="20"/>
                <w:szCs w:val="20"/>
                <w:lang w:eastAsia="en-AU"/>
              </w:rPr>
              <w:t>occurs through Business Data Cloud to an external system</w:t>
            </w:r>
            <w:r w:rsidR="001F48F2">
              <w:rPr>
                <w:rFonts w:ascii="Arial" w:hAnsi="Arial" w:cs="Arial"/>
                <w:sz w:val="20"/>
                <w:szCs w:val="20"/>
                <w:lang w:eastAsia="en-AU"/>
              </w:rPr>
              <w:t>/database.</w:t>
            </w:r>
          </w:p>
          <w:p w14:paraId="26BF4C63" w14:textId="77777777" w:rsidR="00DE6136" w:rsidRDefault="00DE6136" w:rsidP="005F331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en-AU"/>
              </w:rPr>
            </w:pPr>
          </w:p>
          <w:p w14:paraId="46AE3C80" w14:textId="3D512B93" w:rsidR="00B21657" w:rsidRPr="00606210" w:rsidRDefault="00DE6136" w:rsidP="005F331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en-AU"/>
              </w:rPr>
            </w:pPr>
            <w:r>
              <w:rPr>
                <w:rFonts w:ascii="Arial" w:hAnsi="Arial" w:cs="Arial"/>
                <w:sz w:val="20"/>
                <w:szCs w:val="20"/>
                <w:lang w:eastAsia="en-AU"/>
              </w:rPr>
              <w:t xml:space="preserve">This </w:t>
            </w:r>
            <w:r w:rsidR="00B21657">
              <w:rPr>
                <w:rFonts w:ascii="Arial" w:hAnsi="Arial" w:cs="Arial"/>
                <w:sz w:val="20"/>
                <w:szCs w:val="20"/>
                <w:lang w:eastAsia="en-AU"/>
              </w:rPr>
              <w:t>includes both Service Stream data replication, and D4C data replication</w:t>
            </w:r>
            <w:r w:rsidR="00EB1218">
              <w:rPr>
                <w:rFonts w:ascii="Arial" w:hAnsi="Arial" w:cs="Arial"/>
                <w:sz w:val="20"/>
                <w:szCs w:val="20"/>
                <w:lang w:eastAsia="en-AU"/>
              </w:rPr>
              <w:t>.</w:t>
            </w:r>
          </w:p>
        </w:tc>
      </w:tr>
      <w:tr w:rsidR="00C66A1B" w:rsidRPr="007C06D4" w14:paraId="136C56D9" w14:textId="77777777" w:rsidTr="009C5310">
        <w:trPr>
          <w:trHeight w:val="1936"/>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8F5683C" w14:textId="44942CC6" w:rsidR="00C66A1B" w:rsidRDefault="00C66A1B" w:rsidP="00C66A1B">
            <w:pPr>
              <w:rPr>
                <w:rFonts w:ascii="Arial" w:hAnsi="Arial" w:cs="Arial"/>
                <w:sz w:val="20"/>
                <w:szCs w:val="20"/>
                <w:lang w:eastAsia="en-AU"/>
              </w:rPr>
            </w:pPr>
            <w:r>
              <w:rPr>
                <w:rFonts w:ascii="Arial" w:hAnsi="Arial" w:cs="Arial"/>
                <w:sz w:val="20"/>
                <w:szCs w:val="20"/>
                <w:lang w:eastAsia="en-AU"/>
              </w:rPr>
              <w:t>BOOMI</w:t>
            </w:r>
          </w:p>
        </w:tc>
        <w:tc>
          <w:tcPr>
            <w:tcW w:w="1276" w:type="dxa"/>
            <w:vAlign w:val="center"/>
          </w:tcPr>
          <w:p w14:paraId="39AC8C74" w14:textId="038686DE" w:rsidR="00C66A1B" w:rsidRDefault="00C66A1B" w:rsidP="00C66A1B">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en-AU"/>
              </w:rPr>
            </w:pPr>
            <w:r>
              <w:rPr>
                <w:rFonts w:ascii="Arial" w:hAnsi="Arial" w:cs="Arial"/>
                <w:sz w:val="20"/>
                <w:szCs w:val="20"/>
                <w:lang w:eastAsia="en-AU"/>
              </w:rPr>
              <w:t>Boomi-Driven</w:t>
            </w:r>
          </w:p>
        </w:tc>
        <w:tc>
          <w:tcPr>
            <w:tcW w:w="6378" w:type="dxa"/>
            <w:vAlign w:val="center"/>
          </w:tcPr>
          <w:p w14:paraId="2B9522FF" w14:textId="5AF0AB71" w:rsidR="00C66A1B" w:rsidRDefault="00C66A1B" w:rsidP="00C66A1B">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eastAsia="en-AU"/>
              </w:rPr>
            </w:pPr>
            <w:r>
              <w:rPr>
                <w:rFonts w:ascii="Arial" w:hAnsi="Arial" w:cs="Arial"/>
                <w:sz w:val="20"/>
                <w:szCs w:val="20"/>
                <w:lang w:eastAsia="en-AU"/>
              </w:rPr>
              <w:t>Where integration is primarily driven by the existing Boomi middleware, interacting with S/4HANA or Cloud Integration.</w:t>
            </w:r>
          </w:p>
        </w:tc>
      </w:tr>
    </w:tbl>
    <w:p w14:paraId="02429E04" w14:textId="7B251A11" w:rsidR="0012277C" w:rsidRDefault="0012277C" w:rsidP="00446896">
      <w:pPr>
        <w:rPr>
          <w:rFonts w:ascii="Arial" w:hAnsi="Arial" w:cs="Arial"/>
          <w:bCs/>
          <w:sz w:val="20"/>
          <w:szCs w:val="20"/>
        </w:rPr>
      </w:pPr>
    </w:p>
    <w:p w14:paraId="5965F469" w14:textId="77777777" w:rsidR="0012277C" w:rsidRDefault="0012277C">
      <w:pPr>
        <w:rPr>
          <w:rFonts w:ascii="Arial" w:hAnsi="Arial" w:cs="Arial"/>
          <w:bCs/>
          <w:sz w:val="20"/>
          <w:szCs w:val="20"/>
        </w:rPr>
      </w:pPr>
      <w:r>
        <w:rPr>
          <w:rFonts w:ascii="Arial" w:hAnsi="Arial" w:cs="Arial"/>
          <w:bCs/>
          <w:sz w:val="20"/>
          <w:szCs w:val="20"/>
        </w:rPr>
        <w:br w:type="page"/>
      </w:r>
    </w:p>
    <w:p w14:paraId="62A311AA" w14:textId="52276C95" w:rsidR="00AA17D0" w:rsidRDefault="303078F9" w:rsidP="00D32D4A">
      <w:pPr>
        <w:pStyle w:val="BHeading2numbered"/>
      </w:pPr>
      <w:bookmarkStart w:id="52" w:name="_Toc227329621"/>
      <w:r>
        <w:lastRenderedPageBreak/>
        <w:t xml:space="preserve">Pattern </w:t>
      </w:r>
      <w:r w:rsidR="00E07A59">
        <w:t>STANDARD</w:t>
      </w:r>
      <w:bookmarkEnd w:id="52"/>
    </w:p>
    <w:p w14:paraId="65811F0C" w14:textId="77777777" w:rsidR="00E6646D" w:rsidRDefault="008C55AF" w:rsidP="0079777D">
      <w:pPr>
        <w:pStyle w:val="03Text"/>
      </w:pPr>
      <w:r>
        <w:t xml:space="preserve">SAP provides native integrations in the form of pre-packaged interfaces, </w:t>
      </w:r>
      <w:r w:rsidR="005A626F">
        <w:t xml:space="preserve">managed integration services on BTP, or direct integrations to S/4HANA with Scope Item </w:t>
      </w:r>
      <w:r w:rsidR="00760B04">
        <w:t>integration</w:t>
      </w:r>
      <w:r w:rsidR="005A626F">
        <w:t xml:space="preserve">. </w:t>
      </w:r>
    </w:p>
    <w:p w14:paraId="0EFF4361" w14:textId="47C18110" w:rsidR="00E2280A" w:rsidRDefault="005A626F" w:rsidP="0079777D">
      <w:pPr>
        <w:pStyle w:val="03Text"/>
      </w:pPr>
      <w:r>
        <w:t>These are integrations between systems that do not require custom build on Cloud Integration or any other middleware tool. Only configuration within S/4HANA, other SAP systems and BTP is required for setup.</w:t>
      </w:r>
    </w:p>
    <w:p w14:paraId="745465EB" w14:textId="2D769110" w:rsidR="00E07A59" w:rsidRPr="00E07A59" w:rsidRDefault="00E07A59" w:rsidP="00E07A59">
      <w:pPr>
        <w:pStyle w:val="03Text"/>
      </w:pPr>
      <w:r w:rsidRPr="00E07A59">
        <w:rPr>
          <w:noProof/>
        </w:rPr>
        <w:drawing>
          <wp:inline distT="0" distB="0" distL="0" distR="0" wp14:anchorId="761DE7D9" wp14:editId="691566DC">
            <wp:extent cx="5731510" cy="2055495"/>
            <wp:effectExtent l="19050" t="19050" r="21590" b="20955"/>
            <wp:docPr id="1369123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055495"/>
                    </a:xfrm>
                    <a:prstGeom prst="rect">
                      <a:avLst/>
                    </a:prstGeom>
                    <a:noFill/>
                    <a:ln>
                      <a:solidFill>
                        <a:schemeClr val="tx1"/>
                      </a:solidFill>
                    </a:ln>
                  </pic:spPr>
                </pic:pic>
              </a:graphicData>
            </a:graphic>
          </wp:inline>
        </w:drawing>
      </w:r>
    </w:p>
    <w:p w14:paraId="57B8B5CC" w14:textId="205BF50D" w:rsidR="00D32D4A" w:rsidRDefault="00D32D4A" w:rsidP="00E07A59">
      <w:pPr>
        <w:pStyle w:val="03Text"/>
      </w:pPr>
      <w:r>
        <w:t>Integration of type STANDARD can follow one of three integration patterns:</w:t>
      </w:r>
    </w:p>
    <w:p w14:paraId="339D9B83" w14:textId="32C47E0B" w:rsidR="00D32D4A" w:rsidRDefault="00D32D4A" w:rsidP="00702CF7">
      <w:pPr>
        <w:pStyle w:val="03Text"/>
        <w:numPr>
          <w:ilvl w:val="0"/>
          <w:numId w:val="59"/>
        </w:numPr>
      </w:pPr>
      <w:r w:rsidRPr="00894B07">
        <w:rPr>
          <w:b/>
          <w:bCs w:val="0"/>
        </w:rPr>
        <w:t>Scope Item Integration</w:t>
      </w:r>
      <w:r>
        <w:t>: Utilising S/4HANA Scope Items and embedded connectivity to integrate with external systems.</w:t>
      </w:r>
    </w:p>
    <w:p w14:paraId="150F5A96" w14:textId="1F087A15" w:rsidR="00D32D4A" w:rsidRDefault="00D32D4A" w:rsidP="00702CF7">
      <w:pPr>
        <w:pStyle w:val="03Text"/>
        <w:numPr>
          <w:ilvl w:val="0"/>
          <w:numId w:val="59"/>
        </w:numPr>
      </w:pPr>
      <w:r w:rsidRPr="00894B07">
        <w:rPr>
          <w:b/>
          <w:bCs w:val="0"/>
        </w:rPr>
        <w:t>Cloud Integration Suite</w:t>
      </w:r>
      <w:r w:rsidR="0092394E">
        <w:t>: Utilising a pre-packaged, configurable integration flow on Cloud Integration Suite (from SAP) to integrate with external systems.</w:t>
      </w:r>
    </w:p>
    <w:p w14:paraId="0C206A1C" w14:textId="76B256D2" w:rsidR="00760B04" w:rsidRPr="00C21BEF" w:rsidRDefault="00D32D4A" w:rsidP="00702CF7">
      <w:pPr>
        <w:pStyle w:val="03Text"/>
        <w:numPr>
          <w:ilvl w:val="0"/>
          <w:numId w:val="59"/>
        </w:numPr>
      </w:pPr>
      <w:r w:rsidRPr="00894B07">
        <w:rPr>
          <w:b/>
          <w:bCs w:val="0"/>
        </w:rPr>
        <w:t>Master Data Integration</w:t>
      </w:r>
      <w:r w:rsidR="00C21BEF">
        <w:t>: Utilising SAP Master Data Integration (on BTP) to sync and distribute S/4HANA master data to external systems.</w:t>
      </w:r>
      <w:r w:rsidR="00894B07">
        <w:t xml:space="preserve"> Once master data has been replicated to MDI, systems can consume directly, or consume via a Cloud Integration interface.</w:t>
      </w:r>
    </w:p>
    <w:p w14:paraId="710C2B45" w14:textId="26B71430" w:rsidR="00E2280A" w:rsidRDefault="303078F9" w:rsidP="00D32D4A">
      <w:pPr>
        <w:pStyle w:val="BHeading2numbered"/>
      </w:pPr>
      <w:bookmarkStart w:id="53" w:name="_Toc227329622"/>
      <w:r>
        <w:t xml:space="preserve">Pattern </w:t>
      </w:r>
      <w:r w:rsidR="61FE2C29">
        <w:t>IN-API and OUT-API</w:t>
      </w:r>
      <w:bookmarkEnd w:id="53"/>
    </w:p>
    <w:p w14:paraId="2599EA43" w14:textId="72566412" w:rsidR="00E2280A" w:rsidRDefault="009A58B6" w:rsidP="00E2280A">
      <w:pPr>
        <w:jc w:val="both"/>
        <w:rPr>
          <w:rFonts w:ascii="Arial" w:hAnsi="Arial" w:cs="Arial"/>
          <w:bCs/>
          <w:sz w:val="20"/>
          <w:szCs w:val="20"/>
        </w:rPr>
      </w:pPr>
      <w:r>
        <w:rPr>
          <w:rFonts w:ascii="Arial" w:hAnsi="Arial" w:cs="Arial"/>
          <w:bCs/>
          <w:sz w:val="20"/>
          <w:szCs w:val="20"/>
        </w:rPr>
        <w:t xml:space="preserve">S/4HANA provides </w:t>
      </w:r>
      <w:r w:rsidR="00BE364E">
        <w:rPr>
          <w:rFonts w:ascii="Arial" w:hAnsi="Arial" w:cs="Arial"/>
          <w:bCs/>
          <w:sz w:val="20"/>
          <w:szCs w:val="20"/>
        </w:rPr>
        <w:t xml:space="preserve">standard </w:t>
      </w:r>
      <w:r>
        <w:rPr>
          <w:rFonts w:ascii="Arial" w:hAnsi="Arial" w:cs="Arial"/>
          <w:bCs/>
          <w:sz w:val="20"/>
          <w:szCs w:val="20"/>
        </w:rPr>
        <w:t>APIs that can be consumed to manipulate data and trigger processes. These APIs are a</w:t>
      </w:r>
      <w:r w:rsidR="007B54D6">
        <w:rPr>
          <w:rFonts w:ascii="Arial" w:hAnsi="Arial" w:cs="Arial"/>
          <w:bCs/>
          <w:sz w:val="20"/>
          <w:szCs w:val="20"/>
        </w:rPr>
        <w:t>ccessible publicly</w:t>
      </w:r>
      <w:r w:rsidR="00BE364E">
        <w:rPr>
          <w:rFonts w:ascii="Arial" w:hAnsi="Arial" w:cs="Arial"/>
          <w:bCs/>
          <w:sz w:val="20"/>
          <w:szCs w:val="20"/>
        </w:rPr>
        <w:t xml:space="preserve"> </w:t>
      </w:r>
      <w:r w:rsidR="007B54D6">
        <w:rPr>
          <w:rFonts w:ascii="Arial" w:hAnsi="Arial" w:cs="Arial"/>
          <w:bCs/>
          <w:sz w:val="20"/>
          <w:szCs w:val="20"/>
        </w:rPr>
        <w:t>and can utilise Basic/OAuth token authentication.</w:t>
      </w:r>
      <w:r w:rsidR="00BE364E">
        <w:rPr>
          <w:rFonts w:ascii="Arial" w:hAnsi="Arial" w:cs="Arial"/>
          <w:bCs/>
          <w:sz w:val="20"/>
          <w:szCs w:val="20"/>
        </w:rPr>
        <w:t xml:space="preserve"> Where no standard integration exists, integrations to and from S/4HANA will utilise these API</w:t>
      </w:r>
      <w:r w:rsidR="00D31DCD">
        <w:rPr>
          <w:rFonts w:ascii="Arial" w:hAnsi="Arial" w:cs="Arial"/>
          <w:bCs/>
          <w:sz w:val="20"/>
          <w:szCs w:val="20"/>
        </w:rPr>
        <w:t>s, called from Cloud Integration in a custom interface, or from third party systems directly.</w:t>
      </w:r>
    </w:p>
    <w:p w14:paraId="0C7093C3" w14:textId="3EFD7A43" w:rsidR="001E7759" w:rsidRDefault="001E7759" w:rsidP="00E2280A">
      <w:pPr>
        <w:jc w:val="both"/>
        <w:rPr>
          <w:rFonts w:ascii="Arial" w:hAnsi="Arial" w:cs="Arial"/>
          <w:bCs/>
          <w:sz w:val="20"/>
          <w:szCs w:val="20"/>
        </w:rPr>
      </w:pPr>
      <w:r>
        <w:rPr>
          <w:rFonts w:ascii="Arial" w:hAnsi="Arial" w:cs="Arial"/>
          <w:bCs/>
          <w:sz w:val="20"/>
          <w:szCs w:val="20"/>
        </w:rPr>
        <w:t>APIs on S/4HANA are, by default, not enabled (or exposed). Configuration of Communication Arrangements, Communication Systems and Communication Users is required to enable these APIs – this is performed on the S/4HANA system.</w:t>
      </w:r>
    </w:p>
    <w:p w14:paraId="005B76F0" w14:textId="20593622" w:rsidR="00DF7274" w:rsidRPr="00DF7274" w:rsidRDefault="00DF7274" w:rsidP="00DF7274">
      <w:pPr>
        <w:jc w:val="both"/>
        <w:rPr>
          <w:rFonts w:ascii="Arial" w:hAnsi="Arial" w:cs="Arial"/>
          <w:bCs/>
          <w:sz w:val="20"/>
          <w:szCs w:val="20"/>
        </w:rPr>
      </w:pPr>
      <w:r w:rsidRPr="00DF7274">
        <w:rPr>
          <w:rFonts w:ascii="Arial" w:hAnsi="Arial" w:cs="Arial"/>
          <w:bCs/>
          <w:noProof/>
          <w:sz w:val="20"/>
          <w:szCs w:val="20"/>
        </w:rPr>
        <w:drawing>
          <wp:inline distT="0" distB="0" distL="0" distR="0" wp14:anchorId="3FBE3DF3" wp14:editId="44162368">
            <wp:extent cx="5731510" cy="948690"/>
            <wp:effectExtent l="0" t="0" r="0" b="3810"/>
            <wp:docPr id="18603582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948690"/>
                    </a:xfrm>
                    <a:prstGeom prst="rect">
                      <a:avLst/>
                    </a:prstGeom>
                    <a:noFill/>
                    <a:ln>
                      <a:noFill/>
                    </a:ln>
                  </pic:spPr>
                </pic:pic>
              </a:graphicData>
            </a:graphic>
          </wp:inline>
        </w:drawing>
      </w:r>
    </w:p>
    <w:p w14:paraId="603E0809" w14:textId="4F14F4E3" w:rsidR="00DF7274" w:rsidRDefault="00DF7274">
      <w:pPr>
        <w:rPr>
          <w:rFonts w:ascii="Arial" w:hAnsi="Arial" w:cs="Arial"/>
          <w:bCs/>
          <w:sz w:val="20"/>
          <w:szCs w:val="20"/>
        </w:rPr>
      </w:pPr>
      <w:r>
        <w:rPr>
          <w:rFonts w:ascii="Arial" w:hAnsi="Arial" w:cs="Arial"/>
          <w:bCs/>
          <w:sz w:val="20"/>
          <w:szCs w:val="20"/>
        </w:rPr>
        <w:br w:type="page"/>
      </w:r>
    </w:p>
    <w:p w14:paraId="720393D6" w14:textId="77777777" w:rsidR="00915C32" w:rsidRDefault="00915C32" w:rsidP="00E2280A">
      <w:pPr>
        <w:jc w:val="both"/>
        <w:rPr>
          <w:rFonts w:ascii="Arial" w:hAnsi="Arial" w:cs="Arial"/>
          <w:bCs/>
          <w:sz w:val="20"/>
          <w:szCs w:val="20"/>
        </w:rPr>
      </w:pPr>
    </w:p>
    <w:p w14:paraId="2687DC1B" w14:textId="08DBEF39" w:rsidR="009160D8" w:rsidRDefault="00F55734" w:rsidP="00D32D4A">
      <w:pPr>
        <w:pStyle w:val="BHeading2numbered"/>
      </w:pPr>
      <w:bookmarkStart w:id="54" w:name="_Toc227329623"/>
      <w:r>
        <w:t>FSM-E2E</w:t>
      </w:r>
      <w:bookmarkEnd w:id="54"/>
    </w:p>
    <w:p w14:paraId="3552B02E" w14:textId="213DB59B" w:rsidR="00FB159B" w:rsidRDefault="00DF7274" w:rsidP="00FB159B">
      <w:pPr>
        <w:pStyle w:val="03Text"/>
      </w:pPr>
      <w:r>
        <w:t>The FSM</w:t>
      </w:r>
      <w:r w:rsidR="009E7781">
        <w:t xml:space="preserve">-E2E </w:t>
      </w:r>
      <w:r>
        <w:t xml:space="preserve">integration pattern has been defined </w:t>
      </w:r>
      <w:r w:rsidR="009E7781">
        <w:t>to cater specifically for the Field Service Management integration to S/4HANA, via the Canonical Model approach. This pattern and approach promotes reusability, flexibility and simplicity for the high number of integration points related to FSMs.</w:t>
      </w:r>
    </w:p>
    <w:p w14:paraId="69F5EF1A" w14:textId="76667A47" w:rsidR="009E7781" w:rsidRDefault="009E7781" w:rsidP="00FB159B">
      <w:pPr>
        <w:pStyle w:val="03Text"/>
      </w:pPr>
      <w:r>
        <w:t>This integration pattern includes both:</w:t>
      </w:r>
    </w:p>
    <w:p w14:paraId="1766A1B3" w14:textId="11ED2419" w:rsidR="009E7781" w:rsidRPr="009E7781" w:rsidRDefault="009E7781" w:rsidP="00702CF7">
      <w:pPr>
        <w:pStyle w:val="03Text"/>
        <w:numPr>
          <w:ilvl w:val="0"/>
          <w:numId w:val="60"/>
        </w:numPr>
      </w:pPr>
      <w:r w:rsidRPr="009E7781">
        <w:t>Integration from FSM to Cloud Integration</w:t>
      </w:r>
      <w:r w:rsidR="000504AC">
        <w:t>: Utilising Cloud Integration receive messages from FSMs, or to query at a predefined interval/trigger event.</w:t>
      </w:r>
    </w:p>
    <w:p w14:paraId="56FCF0CF" w14:textId="00B34B48" w:rsidR="008D2AE1" w:rsidRPr="008D2AE1" w:rsidRDefault="009E7781" w:rsidP="008D2AE1">
      <w:pPr>
        <w:pStyle w:val="03Text"/>
        <w:numPr>
          <w:ilvl w:val="0"/>
          <w:numId w:val="60"/>
        </w:numPr>
        <w:rPr>
          <w:rStyle w:val="CommentReference"/>
          <w:sz w:val="20"/>
          <w:szCs w:val="20"/>
        </w:rPr>
      </w:pPr>
      <w:r w:rsidRPr="009E7781">
        <w:t>Integration from Cloud Integration to S/4HANA (Canonical)</w:t>
      </w:r>
      <w:r w:rsidR="000504AC">
        <w:t xml:space="preserve">: Utilising Cloud Integration </w:t>
      </w:r>
      <w:r w:rsidR="00DF5055">
        <w:t xml:space="preserve">to provide a predefined </w:t>
      </w:r>
      <w:r w:rsidR="001E7759">
        <w:t>interface model that triggers one or more S/4HANA APIs.</w:t>
      </w:r>
    </w:p>
    <w:p w14:paraId="04BD6625" w14:textId="7B858B3E" w:rsidR="00AB0BF1" w:rsidRPr="00AB0BF1" w:rsidRDefault="008D2AE1" w:rsidP="00AB0BF1">
      <w:pPr>
        <w:pStyle w:val="03Text"/>
        <w:rPr>
          <w:lang w:val="en-AU"/>
        </w:rPr>
      </w:pPr>
      <w:r>
        <w:t>By design, each FSM Interacting with a canonical model can use all, or some, of the models to interact with S/4HANA.</w:t>
      </w:r>
      <w:r w:rsidR="00AB0BF1" w:rsidRPr="00AB0BF1">
        <w:rPr>
          <w:rFonts w:ascii="Times New Roman" w:eastAsia="Times New Roman" w:hAnsi="Times New Roman" w:cs="Times New Roman"/>
          <w:sz w:val="24"/>
          <w:szCs w:val="24"/>
        </w:rPr>
        <w:t xml:space="preserve"> </w:t>
      </w:r>
    </w:p>
    <w:p w14:paraId="5C87A502" w14:textId="2BB22900" w:rsidR="00CF41EF" w:rsidRPr="00CF41EF" w:rsidRDefault="00CF41EF" w:rsidP="00CF41EF">
      <w:pPr>
        <w:pStyle w:val="03Text"/>
        <w:rPr>
          <w:lang w:val="en-AU"/>
        </w:rPr>
      </w:pPr>
      <w:r w:rsidRPr="00CF41EF">
        <w:rPr>
          <w:noProof/>
          <w:lang w:val="en-AU"/>
        </w:rPr>
        <w:drawing>
          <wp:inline distT="0" distB="0" distL="0" distR="0" wp14:anchorId="69FE5173" wp14:editId="457AA548">
            <wp:extent cx="5257800" cy="6160119"/>
            <wp:effectExtent l="0" t="0" r="0" b="0"/>
            <wp:docPr id="68948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0608" cy="6163409"/>
                    </a:xfrm>
                    <a:prstGeom prst="rect">
                      <a:avLst/>
                    </a:prstGeom>
                    <a:noFill/>
                    <a:ln>
                      <a:noFill/>
                    </a:ln>
                  </pic:spPr>
                </pic:pic>
              </a:graphicData>
            </a:graphic>
          </wp:inline>
        </w:drawing>
      </w:r>
    </w:p>
    <w:p w14:paraId="12DC36D7" w14:textId="05BA8B26" w:rsidR="00446896" w:rsidRDefault="0042065D" w:rsidP="004769F5">
      <w:pPr>
        <w:pStyle w:val="BHeading3numbered"/>
      </w:pPr>
      <w:bookmarkStart w:id="55" w:name="_Toc227329624"/>
      <w:r>
        <w:lastRenderedPageBreak/>
        <w:t>Canonical Model Approach for FSM to</w:t>
      </w:r>
      <w:ins w:id="56" w:author="William Soehendra" w:date="2026-05-04T17:10:00Z" w16du:dateUtc="2026-05-04T07:10:00Z">
        <w:r w:rsidR="00CF6154">
          <w:t>/from</w:t>
        </w:r>
      </w:ins>
      <w:r>
        <w:t xml:space="preserve"> S/4HANA Integrations</w:t>
      </w:r>
      <w:bookmarkEnd w:id="55"/>
    </w:p>
    <w:bookmarkEnd w:id="47"/>
    <w:bookmarkEnd w:id="48"/>
    <w:bookmarkEnd w:id="49"/>
    <w:bookmarkEnd w:id="50"/>
    <w:bookmarkEnd w:id="51"/>
    <w:p w14:paraId="174ED166" w14:textId="77777777" w:rsidR="00035A8D" w:rsidRDefault="007D1B7C" w:rsidP="00281CBD">
      <w:pPr>
        <w:pStyle w:val="03Text"/>
      </w:pPr>
      <w:r>
        <w:t>Canonical Models is the approach that has been defined for FSM to S/4HANA Cloud integrations</w:t>
      </w:r>
      <w:r w:rsidR="00A323AB">
        <w:t>, emphasising</w:t>
      </w:r>
      <w:r w:rsidR="00035A8D">
        <w:t>:</w:t>
      </w:r>
      <w:r w:rsidR="00A323AB">
        <w:t xml:space="preserve"> </w:t>
      </w:r>
    </w:p>
    <w:p w14:paraId="30527101" w14:textId="77777777" w:rsidR="00035A8D" w:rsidRPr="002361AD" w:rsidRDefault="00035A8D" w:rsidP="00702CF7">
      <w:pPr>
        <w:pStyle w:val="03Text"/>
        <w:numPr>
          <w:ilvl w:val="0"/>
          <w:numId w:val="61"/>
        </w:numPr>
      </w:pPr>
      <w:r w:rsidRPr="002361AD">
        <w:t>R</w:t>
      </w:r>
      <w:r w:rsidR="00A323AB" w:rsidRPr="002361AD">
        <w:t>eusable integration artefacts</w:t>
      </w:r>
    </w:p>
    <w:p w14:paraId="673ADE1B" w14:textId="77777777" w:rsidR="00035A8D" w:rsidRPr="002361AD" w:rsidRDefault="00035A8D" w:rsidP="00702CF7">
      <w:pPr>
        <w:pStyle w:val="03Text"/>
        <w:numPr>
          <w:ilvl w:val="0"/>
          <w:numId w:val="61"/>
        </w:numPr>
      </w:pPr>
      <w:r w:rsidRPr="002361AD">
        <w:t>S</w:t>
      </w:r>
      <w:r w:rsidR="006C65EB" w:rsidRPr="002361AD">
        <w:t xml:space="preserve">tandardisation of </w:t>
      </w:r>
      <w:r w:rsidR="00EB19AD" w:rsidRPr="002361AD">
        <w:t>integration across multiple FSMs</w:t>
      </w:r>
    </w:p>
    <w:p w14:paraId="5D62E077" w14:textId="6AC02AB3" w:rsidR="002361AD" w:rsidRPr="002361AD" w:rsidRDefault="002361AD" w:rsidP="00702CF7">
      <w:pPr>
        <w:pStyle w:val="03Text"/>
        <w:numPr>
          <w:ilvl w:val="0"/>
          <w:numId w:val="61"/>
        </w:numPr>
        <w:rPr>
          <w:rFonts w:eastAsia="Arial" w:cs="Arial"/>
          <w:color w:val="0083FF" w:themeColor="accent3"/>
          <w:sz w:val="24"/>
        </w:rPr>
      </w:pPr>
      <w:r w:rsidRPr="002361AD">
        <w:t xml:space="preserve">Flexiblity </w:t>
      </w:r>
      <w:r w:rsidR="004742B2">
        <w:t>and ab</w:t>
      </w:r>
      <w:r w:rsidR="00801CD0">
        <w:t>s</w:t>
      </w:r>
      <w:r w:rsidR="004742B2">
        <w:t xml:space="preserve">traction </w:t>
      </w:r>
      <w:r w:rsidRPr="002361AD">
        <w:t>of FSM inputs into S/4HANA</w:t>
      </w:r>
    </w:p>
    <w:p w14:paraId="07A782BD" w14:textId="7B79C34C" w:rsidR="008B0A8E" w:rsidRDefault="002361AD" w:rsidP="008B0A8E">
      <w:pPr>
        <w:pStyle w:val="03Text"/>
        <w:rPr>
          <w:rStyle w:val="CommentReference"/>
        </w:rPr>
      </w:pPr>
      <w:r>
        <w:t>For Project Apollo, this canonical model approach is to be used primarily for JAMS, ServiceNow and Sitetracker</w:t>
      </w:r>
      <w:ins w:id="57" w:author="William Soehendra" w:date="2026-05-04T17:09:00Z" w16du:dateUtc="2026-05-04T07:09:00Z">
        <w:r w:rsidR="00F511A1">
          <w:t>, as well as all other FSMs currently in-place and to be integrated with S/4HANA</w:t>
        </w:r>
      </w:ins>
      <w:r>
        <w:t>.</w:t>
      </w:r>
      <w:r w:rsidR="004742B2">
        <w:t xml:space="preserve"> However, in future, the same canonical models that have been designed for Project Apollo </w:t>
      </w:r>
      <w:r w:rsidR="00E508F1">
        <w:t xml:space="preserve">may </w:t>
      </w:r>
      <w:r w:rsidR="004742B2">
        <w:t>be used for new FSMs integrating with S/4HANA Cloud.</w:t>
      </w:r>
    </w:p>
    <w:p w14:paraId="76F19462" w14:textId="2CFEF501" w:rsidR="008B0A8E" w:rsidRPr="008B0A8E" w:rsidRDefault="008B0A8E" w:rsidP="008B0A8E">
      <w:pPr>
        <w:pStyle w:val="03Text"/>
      </w:pPr>
      <w:r w:rsidRPr="008B0A8E">
        <w:rPr>
          <w:noProof/>
        </w:rPr>
        <w:drawing>
          <wp:inline distT="0" distB="0" distL="0" distR="0" wp14:anchorId="70D71F27" wp14:editId="17AC4D7E">
            <wp:extent cx="5731510" cy="1705610"/>
            <wp:effectExtent l="0" t="0" r="0" b="8890"/>
            <wp:docPr id="6470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705610"/>
                    </a:xfrm>
                    <a:prstGeom prst="rect">
                      <a:avLst/>
                    </a:prstGeom>
                    <a:noFill/>
                    <a:ln>
                      <a:noFill/>
                    </a:ln>
                  </pic:spPr>
                </pic:pic>
              </a:graphicData>
            </a:graphic>
          </wp:inline>
        </w:drawing>
      </w:r>
      <w:r w:rsidRPr="008B0A8E">
        <w:rPr>
          <w:lang w:val="en-AU"/>
        </w:rPr>
        <w:t xml:space="preserve"> </w:t>
      </w:r>
    </w:p>
    <w:p w14:paraId="1556DD7B" w14:textId="2CD66F89" w:rsidR="00913AC1" w:rsidRDefault="00913AC1" w:rsidP="002361AD">
      <w:pPr>
        <w:pStyle w:val="03Text"/>
      </w:pPr>
    </w:p>
    <w:p w14:paraId="42ACA4A6" w14:textId="77777777" w:rsidR="00B62107" w:rsidRDefault="004742B2" w:rsidP="002361AD">
      <w:pPr>
        <w:pStyle w:val="03Text"/>
      </w:pPr>
      <w:r>
        <w:t xml:space="preserve">A canonical model aims to provide a standard interface point into S/4HANA Cloud, by accepting a pre-defined input and interacting with pre-defined S/4HANA APIs. This means that, as long as an FSM can </w:t>
      </w:r>
      <w:r w:rsidR="00B62107">
        <w:t>send expected data into the model, a defined process in S/4HANA Cloud can be triggerred to reflect an event or process.</w:t>
      </w:r>
    </w:p>
    <w:p w14:paraId="60C70F85" w14:textId="5BA68C60" w:rsidR="004742B2" w:rsidRDefault="00B62107" w:rsidP="002361AD">
      <w:pPr>
        <w:pStyle w:val="03Text"/>
      </w:pPr>
      <w:r>
        <w:t xml:space="preserve">Canonical models will exist as </w:t>
      </w:r>
      <w:r w:rsidR="001E10EE">
        <w:t>integration flow</w:t>
      </w:r>
      <w:r>
        <w:t xml:space="preserve">s on Cloud Integration – exposed as an endpoint, which then processes incoming data and posts against an S/4HANA Cloud API. This </w:t>
      </w:r>
      <w:r w:rsidR="001E10EE">
        <w:t>integration flow</w:t>
      </w:r>
      <w:r>
        <w:t xml:space="preserve"> consists of data mapping, </w:t>
      </w:r>
      <w:r w:rsidR="00616C62">
        <w:t>data transformation and payload generation, to fit the S/4HANA Cloud API payload requirements.</w:t>
      </w:r>
    </w:p>
    <w:p w14:paraId="0442841F" w14:textId="5F0F0AE6" w:rsidR="00B44167" w:rsidRDefault="00B44167" w:rsidP="002361AD">
      <w:pPr>
        <w:pStyle w:val="03Text"/>
      </w:pPr>
      <w:r>
        <w:t xml:space="preserve">Each canonical model </w:t>
      </w:r>
      <w:r w:rsidR="001A306A">
        <w:t xml:space="preserve">is to be trigerred by a preceeding interface, which interacts with the FSM system. This preceeding flow, existing as a separate </w:t>
      </w:r>
      <w:r w:rsidR="001E10EE">
        <w:t>integration flow</w:t>
      </w:r>
      <w:r w:rsidR="001A306A">
        <w:t>, is designed to query/retrieve data from FSMs for the canonical model, or process incoming messages before trigerring the canonical model.</w:t>
      </w:r>
    </w:p>
    <w:p w14:paraId="4792CE56" w14:textId="12CB6BA5" w:rsidR="001A306A" w:rsidRDefault="00B44167" w:rsidP="002361AD">
      <w:pPr>
        <w:pStyle w:val="03Text"/>
      </w:pPr>
      <w:r>
        <w:t>Six canonical models have b</w:t>
      </w:r>
      <w:r w:rsidR="001A306A">
        <w:t>een identified for Project Apollo, in-line with the functional process design for service management. These models are:</w:t>
      </w:r>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988"/>
        <w:gridCol w:w="3926"/>
        <w:gridCol w:w="1749"/>
        <w:gridCol w:w="1701"/>
        <w:gridCol w:w="1134"/>
      </w:tblGrid>
      <w:tr w:rsidR="001A306A" w:rsidRPr="00DB696B" w14:paraId="36D7E7E2" w14:textId="77777777" w:rsidTr="00996BED">
        <w:trPr>
          <w:trHeight w:val="20"/>
        </w:trPr>
        <w:tc>
          <w:tcPr>
            <w:tcW w:w="988" w:type="dxa"/>
            <w:shd w:val="clear" w:color="auto" w:fill="17E09C" w:themeFill="accent1"/>
            <w:noWrap/>
            <w:vAlign w:val="center"/>
          </w:tcPr>
          <w:p w14:paraId="2C50E477" w14:textId="22AE6C19"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b/>
                <w:color w:val="000000"/>
                <w:sz w:val="20"/>
                <w:szCs w:val="20"/>
                <w:lang w:eastAsia="en-AU"/>
              </w:rPr>
              <w:t>ID</w:t>
            </w:r>
          </w:p>
        </w:tc>
        <w:tc>
          <w:tcPr>
            <w:tcW w:w="3926" w:type="dxa"/>
            <w:shd w:val="clear" w:color="auto" w:fill="17E09C" w:themeFill="accent1"/>
            <w:noWrap/>
            <w:vAlign w:val="center"/>
          </w:tcPr>
          <w:p w14:paraId="365984CB" w14:textId="1875D04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b/>
                <w:color w:val="000000"/>
                <w:sz w:val="20"/>
                <w:szCs w:val="20"/>
                <w:lang w:eastAsia="en-AU"/>
              </w:rPr>
              <w:t>Interface</w:t>
            </w:r>
          </w:p>
        </w:tc>
        <w:tc>
          <w:tcPr>
            <w:tcW w:w="1749" w:type="dxa"/>
            <w:shd w:val="clear" w:color="auto" w:fill="17E09C" w:themeFill="accent1"/>
            <w:noWrap/>
            <w:vAlign w:val="center"/>
          </w:tcPr>
          <w:p w14:paraId="2348383D" w14:textId="7AC3FB6C"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b/>
                <w:color w:val="000000"/>
                <w:sz w:val="20"/>
                <w:szCs w:val="20"/>
                <w:lang w:eastAsia="en-AU"/>
              </w:rPr>
              <w:t>Source System</w:t>
            </w:r>
          </w:p>
        </w:tc>
        <w:tc>
          <w:tcPr>
            <w:tcW w:w="1701" w:type="dxa"/>
            <w:shd w:val="clear" w:color="auto" w:fill="17E09C" w:themeFill="accent1"/>
            <w:noWrap/>
            <w:vAlign w:val="center"/>
          </w:tcPr>
          <w:p w14:paraId="24A2437E" w14:textId="4B9150F3"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b/>
                <w:color w:val="000000"/>
                <w:sz w:val="20"/>
                <w:szCs w:val="20"/>
                <w:lang w:eastAsia="en-AU"/>
              </w:rPr>
              <w:t>Target System</w:t>
            </w:r>
          </w:p>
        </w:tc>
        <w:tc>
          <w:tcPr>
            <w:tcW w:w="1134" w:type="dxa"/>
            <w:shd w:val="clear" w:color="auto" w:fill="17E09C" w:themeFill="accent1"/>
            <w:noWrap/>
            <w:vAlign w:val="center"/>
          </w:tcPr>
          <w:p w14:paraId="00040F9F" w14:textId="20DB57B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b/>
                <w:color w:val="000000"/>
                <w:sz w:val="20"/>
                <w:szCs w:val="20"/>
                <w:lang w:eastAsia="en-AU"/>
              </w:rPr>
              <w:t>Category</w:t>
            </w:r>
          </w:p>
        </w:tc>
      </w:tr>
      <w:tr w:rsidR="001A306A" w:rsidRPr="00DB696B" w14:paraId="2FD956C3" w14:textId="77777777" w:rsidTr="00996BED">
        <w:trPr>
          <w:trHeight w:val="20"/>
        </w:trPr>
        <w:tc>
          <w:tcPr>
            <w:tcW w:w="988" w:type="dxa"/>
            <w:noWrap/>
            <w:vAlign w:val="bottom"/>
            <w:hideMark/>
          </w:tcPr>
          <w:p w14:paraId="68024912"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INT-21</w:t>
            </w:r>
          </w:p>
        </w:tc>
        <w:tc>
          <w:tcPr>
            <w:tcW w:w="3926" w:type="dxa"/>
            <w:noWrap/>
            <w:vAlign w:val="bottom"/>
            <w:hideMark/>
          </w:tcPr>
          <w:p w14:paraId="3ABA30A0"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Canonical Service Order Creation/Update</w:t>
            </w:r>
          </w:p>
        </w:tc>
        <w:tc>
          <w:tcPr>
            <w:tcW w:w="1749" w:type="dxa"/>
            <w:noWrap/>
            <w:vAlign w:val="bottom"/>
            <w:hideMark/>
          </w:tcPr>
          <w:p w14:paraId="13E831FC"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Cloud Integration</w:t>
            </w:r>
          </w:p>
        </w:tc>
        <w:tc>
          <w:tcPr>
            <w:tcW w:w="1701" w:type="dxa"/>
            <w:noWrap/>
            <w:vAlign w:val="bottom"/>
            <w:hideMark/>
          </w:tcPr>
          <w:p w14:paraId="4DD24B71"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S/4HANA</w:t>
            </w:r>
          </w:p>
        </w:tc>
        <w:tc>
          <w:tcPr>
            <w:tcW w:w="1134" w:type="dxa"/>
            <w:noWrap/>
            <w:vAlign w:val="bottom"/>
            <w:hideMark/>
          </w:tcPr>
          <w:p w14:paraId="17A4FF0D"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FSM E2E</w:t>
            </w:r>
          </w:p>
        </w:tc>
      </w:tr>
      <w:tr w:rsidR="001A306A" w:rsidRPr="00DB696B" w14:paraId="14AF7A30" w14:textId="77777777" w:rsidTr="00996BED">
        <w:trPr>
          <w:trHeight w:val="20"/>
        </w:trPr>
        <w:tc>
          <w:tcPr>
            <w:tcW w:w="988" w:type="dxa"/>
            <w:noWrap/>
            <w:vAlign w:val="bottom"/>
            <w:hideMark/>
          </w:tcPr>
          <w:p w14:paraId="3FE243CB"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INT-22</w:t>
            </w:r>
          </w:p>
        </w:tc>
        <w:tc>
          <w:tcPr>
            <w:tcW w:w="3926" w:type="dxa"/>
            <w:noWrap/>
            <w:vAlign w:val="bottom"/>
            <w:hideMark/>
          </w:tcPr>
          <w:p w14:paraId="664F8B20"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Canonical Enterprise Project Creation/Update</w:t>
            </w:r>
          </w:p>
        </w:tc>
        <w:tc>
          <w:tcPr>
            <w:tcW w:w="1749" w:type="dxa"/>
            <w:noWrap/>
            <w:vAlign w:val="bottom"/>
            <w:hideMark/>
          </w:tcPr>
          <w:p w14:paraId="1499364D"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Cloud Integration</w:t>
            </w:r>
          </w:p>
        </w:tc>
        <w:tc>
          <w:tcPr>
            <w:tcW w:w="1701" w:type="dxa"/>
            <w:noWrap/>
            <w:vAlign w:val="bottom"/>
            <w:hideMark/>
          </w:tcPr>
          <w:p w14:paraId="54C4DC1F"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S/4HANA</w:t>
            </w:r>
          </w:p>
        </w:tc>
        <w:tc>
          <w:tcPr>
            <w:tcW w:w="1134" w:type="dxa"/>
            <w:noWrap/>
            <w:vAlign w:val="bottom"/>
            <w:hideMark/>
          </w:tcPr>
          <w:p w14:paraId="1F3D7B4A"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FSM E2E</w:t>
            </w:r>
          </w:p>
        </w:tc>
      </w:tr>
      <w:tr w:rsidR="001A306A" w:rsidRPr="00DB696B" w14:paraId="6A40E3ED" w14:textId="77777777" w:rsidTr="00996BED">
        <w:trPr>
          <w:trHeight w:val="20"/>
        </w:trPr>
        <w:tc>
          <w:tcPr>
            <w:tcW w:w="988" w:type="dxa"/>
            <w:noWrap/>
            <w:vAlign w:val="bottom"/>
            <w:hideMark/>
          </w:tcPr>
          <w:p w14:paraId="2AEF2EAC"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INT-23</w:t>
            </w:r>
          </w:p>
        </w:tc>
        <w:tc>
          <w:tcPr>
            <w:tcW w:w="3926" w:type="dxa"/>
            <w:noWrap/>
            <w:vAlign w:val="bottom"/>
            <w:hideMark/>
          </w:tcPr>
          <w:p w14:paraId="34DE4EE8"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Canonical Purchase Order and SES Creation</w:t>
            </w:r>
          </w:p>
        </w:tc>
        <w:tc>
          <w:tcPr>
            <w:tcW w:w="1749" w:type="dxa"/>
            <w:noWrap/>
            <w:vAlign w:val="bottom"/>
            <w:hideMark/>
          </w:tcPr>
          <w:p w14:paraId="4F85ECA0"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Cloud Integration</w:t>
            </w:r>
          </w:p>
        </w:tc>
        <w:tc>
          <w:tcPr>
            <w:tcW w:w="1701" w:type="dxa"/>
            <w:noWrap/>
            <w:vAlign w:val="bottom"/>
            <w:hideMark/>
          </w:tcPr>
          <w:p w14:paraId="5FD3A7DD"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S/4HANA</w:t>
            </w:r>
          </w:p>
        </w:tc>
        <w:tc>
          <w:tcPr>
            <w:tcW w:w="1134" w:type="dxa"/>
            <w:noWrap/>
            <w:vAlign w:val="bottom"/>
            <w:hideMark/>
          </w:tcPr>
          <w:p w14:paraId="55DBBF25"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FSM E2E</w:t>
            </w:r>
          </w:p>
        </w:tc>
      </w:tr>
      <w:tr w:rsidR="001A306A" w:rsidRPr="00DB696B" w14:paraId="05321047" w14:textId="77777777" w:rsidTr="00996BED">
        <w:trPr>
          <w:trHeight w:val="20"/>
        </w:trPr>
        <w:tc>
          <w:tcPr>
            <w:tcW w:w="988" w:type="dxa"/>
            <w:noWrap/>
            <w:vAlign w:val="bottom"/>
            <w:hideMark/>
          </w:tcPr>
          <w:p w14:paraId="5674F41B"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INT-24</w:t>
            </w:r>
          </w:p>
        </w:tc>
        <w:tc>
          <w:tcPr>
            <w:tcW w:w="3926" w:type="dxa"/>
            <w:noWrap/>
            <w:vAlign w:val="bottom"/>
            <w:hideMark/>
          </w:tcPr>
          <w:p w14:paraId="5FC5970F"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Canonical Work Confirmation - Service and Projects</w:t>
            </w:r>
          </w:p>
        </w:tc>
        <w:tc>
          <w:tcPr>
            <w:tcW w:w="1749" w:type="dxa"/>
            <w:noWrap/>
            <w:vAlign w:val="bottom"/>
            <w:hideMark/>
          </w:tcPr>
          <w:p w14:paraId="3A40FFD4"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Cloud Integration</w:t>
            </w:r>
          </w:p>
        </w:tc>
        <w:tc>
          <w:tcPr>
            <w:tcW w:w="1701" w:type="dxa"/>
            <w:noWrap/>
            <w:vAlign w:val="bottom"/>
            <w:hideMark/>
          </w:tcPr>
          <w:p w14:paraId="6AA338A3"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S/4HANA</w:t>
            </w:r>
          </w:p>
        </w:tc>
        <w:tc>
          <w:tcPr>
            <w:tcW w:w="1134" w:type="dxa"/>
            <w:noWrap/>
            <w:vAlign w:val="bottom"/>
            <w:hideMark/>
          </w:tcPr>
          <w:p w14:paraId="12C0B024"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FSM E2E</w:t>
            </w:r>
          </w:p>
        </w:tc>
      </w:tr>
      <w:tr w:rsidR="001A306A" w:rsidRPr="00DB696B" w14:paraId="73C88E05" w14:textId="77777777" w:rsidTr="00996BED">
        <w:trPr>
          <w:trHeight w:val="20"/>
        </w:trPr>
        <w:tc>
          <w:tcPr>
            <w:tcW w:w="988" w:type="dxa"/>
            <w:noWrap/>
            <w:vAlign w:val="bottom"/>
            <w:hideMark/>
          </w:tcPr>
          <w:p w14:paraId="6CA713EF"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INT-25</w:t>
            </w:r>
          </w:p>
        </w:tc>
        <w:tc>
          <w:tcPr>
            <w:tcW w:w="3926" w:type="dxa"/>
            <w:noWrap/>
            <w:vAlign w:val="bottom"/>
            <w:hideMark/>
          </w:tcPr>
          <w:p w14:paraId="60B4B51A"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Canonical Material Reservation</w:t>
            </w:r>
          </w:p>
        </w:tc>
        <w:tc>
          <w:tcPr>
            <w:tcW w:w="1749" w:type="dxa"/>
            <w:noWrap/>
            <w:vAlign w:val="bottom"/>
            <w:hideMark/>
          </w:tcPr>
          <w:p w14:paraId="0F949B43"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Cloud Integration</w:t>
            </w:r>
          </w:p>
        </w:tc>
        <w:tc>
          <w:tcPr>
            <w:tcW w:w="1701" w:type="dxa"/>
            <w:noWrap/>
            <w:vAlign w:val="bottom"/>
            <w:hideMark/>
          </w:tcPr>
          <w:p w14:paraId="531513A2"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S/4HANA</w:t>
            </w:r>
          </w:p>
        </w:tc>
        <w:tc>
          <w:tcPr>
            <w:tcW w:w="1134" w:type="dxa"/>
            <w:noWrap/>
            <w:vAlign w:val="bottom"/>
            <w:hideMark/>
          </w:tcPr>
          <w:p w14:paraId="6A9F13D4"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FSM E2E</w:t>
            </w:r>
          </w:p>
        </w:tc>
      </w:tr>
      <w:tr w:rsidR="001A306A" w:rsidRPr="00DB696B" w14:paraId="67B4030A" w14:textId="77777777" w:rsidTr="00996BED">
        <w:trPr>
          <w:trHeight w:val="20"/>
        </w:trPr>
        <w:tc>
          <w:tcPr>
            <w:tcW w:w="988" w:type="dxa"/>
            <w:noWrap/>
            <w:vAlign w:val="bottom"/>
            <w:hideMark/>
          </w:tcPr>
          <w:p w14:paraId="6FFD4622"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INT-26</w:t>
            </w:r>
          </w:p>
        </w:tc>
        <w:tc>
          <w:tcPr>
            <w:tcW w:w="3926" w:type="dxa"/>
            <w:noWrap/>
            <w:vAlign w:val="bottom"/>
            <w:hideMark/>
          </w:tcPr>
          <w:p w14:paraId="62786AFA"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Canonical Work Billing - Service and Projects</w:t>
            </w:r>
          </w:p>
        </w:tc>
        <w:tc>
          <w:tcPr>
            <w:tcW w:w="1749" w:type="dxa"/>
            <w:noWrap/>
            <w:vAlign w:val="bottom"/>
            <w:hideMark/>
          </w:tcPr>
          <w:p w14:paraId="40ACF6ED"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Cloud Integration</w:t>
            </w:r>
          </w:p>
        </w:tc>
        <w:tc>
          <w:tcPr>
            <w:tcW w:w="1701" w:type="dxa"/>
            <w:noWrap/>
            <w:vAlign w:val="bottom"/>
            <w:hideMark/>
          </w:tcPr>
          <w:p w14:paraId="4689B079"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S/4HANA</w:t>
            </w:r>
          </w:p>
        </w:tc>
        <w:tc>
          <w:tcPr>
            <w:tcW w:w="1134" w:type="dxa"/>
            <w:noWrap/>
            <w:vAlign w:val="bottom"/>
            <w:hideMark/>
          </w:tcPr>
          <w:p w14:paraId="2B43EBA6" w14:textId="77777777" w:rsidR="001A306A" w:rsidRPr="00996BED" w:rsidRDefault="001A306A" w:rsidP="001A306A">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FSM E2E</w:t>
            </w:r>
          </w:p>
        </w:tc>
      </w:tr>
      <w:tr w:rsidR="00D337DB" w:rsidRPr="00DB696B" w14:paraId="6F593989" w14:textId="77777777" w:rsidTr="00996BED">
        <w:trPr>
          <w:trHeight w:val="20"/>
        </w:trPr>
        <w:tc>
          <w:tcPr>
            <w:tcW w:w="988" w:type="dxa"/>
            <w:noWrap/>
            <w:vAlign w:val="bottom"/>
          </w:tcPr>
          <w:p w14:paraId="5EB972DC" w14:textId="238374D5" w:rsidR="00D337DB" w:rsidRPr="00996BED" w:rsidRDefault="00D337DB" w:rsidP="001A306A">
            <w:pPr>
              <w:spacing w:after="0" w:line="240" w:lineRule="auto"/>
              <w:rPr>
                <w:rFonts w:asciiTheme="majorHAnsi" w:eastAsia="Times New Roman" w:hAnsiTheme="majorHAnsi" w:cstheme="majorHAnsi"/>
                <w:color w:val="000000"/>
                <w:sz w:val="20"/>
                <w:szCs w:val="20"/>
                <w:lang w:eastAsia="en-AU"/>
              </w:rPr>
            </w:pPr>
            <w:r>
              <w:rPr>
                <w:rFonts w:asciiTheme="majorHAnsi" w:eastAsia="Times New Roman" w:hAnsiTheme="majorHAnsi" w:cstheme="majorHAnsi"/>
                <w:color w:val="000000"/>
                <w:sz w:val="20"/>
                <w:szCs w:val="20"/>
                <w:lang w:eastAsia="en-AU"/>
              </w:rPr>
              <w:t>INT-</w:t>
            </w:r>
            <w:r w:rsidR="008A45F1">
              <w:rPr>
                <w:rFonts w:asciiTheme="majorHAnsi" w:eastAsia="Times New Roman" w:hAnsiTheme="majorHAnsi" w:cstheme="majorHAnsi"/>
                <w:color w:val="000000"/>
                <w:sz w:val="20"/>
                <w:szCs w:val="20"/>
                <w:lang w:eastAsia="en-AU"/>
              </w:rPr>
              <w:t>65</w:t>
            </w:r>
          </w:p>
        </w:tc>
        <w:tc>
          <w:tcPr>
            <w:tcW w:w="3926" w:type="dxa"/>
            <w:noWrap/>
            <w:vAlign w:val="bottom"/>
          </w:tcPr>
          <w:p w14:paraId="0B784B80" w14:textId="033001B7" w:rsidR="00D337DB" w:rsidRPr="00996BED" w:rsidRDefault="00EB6C0F" w:rsidP="001A306A">
            <w:pPr>
              <w:spacing w:after="0" w:line="240" w:lineRule="auto"/>
              <w:rPr>
                <w:rFonts w:asciiTheme="majorHAnsi" w:eastAsia="Times New Roman" w:hAnsiTheme="majorHAnsi" w:cstheme="majorHAnsi"/>
                <w:color w:val="000000"/>
                <w:sz w:val="20"/>
                <w:szCs w:val="20"/>
                <w:lang w:eastAsia="en-AU"/>
              </w:rPr>
            </w:pPr>
            <w:r>
              <w:rPr>
                <w:rFonts w:asciiTheme="majorHAnsi" w:eastAsia="Times New Roman" w:hAnsiTheme="majorHAnsi" w:cstheme="majorHAnsi"/>
                <w:color w:val="000000"/>
                <w:sz w:val="20"/>
                <w:szCs w:val="20"/>
                <w:lang w:eastAsia="en-AU"/>
              </w:rPr>
              <w:t>Canonical Sales Order</w:t>
            </w:r>
          </w:p>
        </w:tc>
        <w:tc>
          <w:tcPr>
            <w:tcW w:w="1749" w:type="dxa"/>
            <w:noWrap/>
            <w:vAlign w:val="bottom"/>
          </w:tcPr>
          <w:p w14:paraId="20F51E5B" w14:textId="6187BD01" w:rsidR="00D337DB" w:rsidRPr="00996BED" w:rsidRDefault="00EB6C0F" w:rsidP="001A306A">
            <w:pPr>
              <w:spacing w:after="0" w:line="240" w:lineRule="auto"/>
              <w:rPr>
                <w:rFonts w:asciiTheme="majorHAnsi" w:eastAsia="Times New Roman" w:hAnsiTheme="majorHAnsi" w:cstheme="majorHAnsi"/>
                <w:color w:val="000000"/>
                <w:sz w:val="20"/>
                <w:szCs w:val="20"/>
                <w:lang w:eastAsia="en-AU"/>
              </w:rPr>
            </w:pPr>
            <w:r>
              <w:rPr>
                <w:rFonts w:asciiTheme="majorHAnsi" w:eastAsia="Times New Roman" w:hAnsiTheme="majorHAnsi" w:cstheme="majorHAnsi"/>
                <w:color w:val="000000"/>
                <w:sz w:val="20"/>
                <w:szCs w:val="20"/>
                <w:lang w:eastAsia="en-AU"/>
              </w:rPr>
              <w:t>Cloud Integration</w:t>
            </w:r>
          </w:p>
        </w:tc>
        <w:tc>
          <w:tcPr>
            <w:tcW w:w="1701" w:type="dxa"/>
            <w:noWrap/>
            <w:vAlign w:val="bottom"/>
          </w:tcPr>
          <w:p w14:paraId="769A4D04" w14:textId="67FEE563" w:rsidR="00D337DB" w:rsidRPr="00996BED" w:rsidRDefault="00EB6C0F" w:rsidP="001A306A">
            <w:pPr>
              <w:spacing w:after="0" w:line="240" w:lineRule="auto"/>
              <w:rPr>
                <w:rFonts w:asciiTheme="majorHAnsi" w:eastAsia="Times New Roman" w:hAnsiTheme="majorHAnsi" w:cstheme="majorHAnsi"/>
                <w:color w:val="000000"/>
                <w:sz w:val="20"/>
                <w:szCs w:val="20"/>
                <w:lang w:eastAsia="en-AU"/>
              </w:rPr>
            </w:pPr>
            <w:r>
              <w:rPr>
                <w:rFonts w:asciiTheme="majorHAnsi" w:eastAsia="Times New Roman" w:hAnsiTheme="majorHAnsi" w:cstheme="majorHAnsi"/>
                <w:color w:val="000000"/>
                <w:sz w:val="20"/>
                <w:szCs w:val="20"/>
                <w:lang w:eastAsia="en-AU"/>
              </w:rPr>
              <w:t>S/4HANA</w:t>
            </w:r>
          </w:p>
        </w:tc>
        <w:tc>
          <w:tcPr>
            <w:tcW w:w="1134" w:type="dxa"/>
            <w:noWrap/>
            <w:vAlign w:val="bottom"/>
          </w:tcPr>
          <w:p w14:paraId="188988FE" w14:textId="273F2707" w:rsidR="00D337DB" w:rsidRPr="00996BED" w:rsidRDefault="00EB6C0F" w:rsidP="001A306A">
            <w:pPr>
              <w:spacing w:after="0" w:line="240" w:lineRule="auto"/>
              <w:rPr>
                <w:rFonts w:asciiTheme="majorHAnsi" w:eastAsia="Times New Roman" w:hAnsiTheme="majorHAnsi" w:cstheme="majorHAnsi"/>
                <w:color w:val="000000"/>
                <w:sz w:val="20"/>
                <w:szCs w:val="20"/>
                <w:lang w:eastAsia="en-AU"/>
              </w:rPr>
            </w:pPr>
            <w:r>
              <w:rPr>
                <w:rFonts w:asciiTheme="majorHAnsi" w:eastAsia="Times New Roman" w:hAnsiTheme="majorHAnsi" w:cstheme="majorHAnsi"/>
                <w:color w:val="000000"/>
                <w:sz w:val="20"/>
                <w:szCs w:val="20"/>
                <w:lang w:eastAsia="en-AU"/>
              </w:rPr>
              <w:t>FSM E2E</w:t>
            </w:r>
          </w:p>
        </w:tc>
      </w:tr>
    </w:tbl>
    <w:p w14:paraId="0A2D2A82" w14:textId="39AD5970" w:rsidR="647826F1" w:rsidDel="00610BA4" w:rsidRDefault="647826F1" w:rsidP="647826F1">
      <w:pPr>
        <w:pStyle w:val="03Text"/>
        <w:rPr>
          <w:del w:id="58" w:author="William Soehendra" w:date="2026-05-04T17:09:00Z" w16du:dateUtc="2026-05-04T07:09:00Z"/>
        </w:rPr>
      </w:pPr>
    </w:p>
    <w:p w14:paraId="409CD006" w14:textId="1405298A" w:rsidR="0098136E" w:rsidRDefault="647826F1" w:rsidP="00610BA4">
      <w:del w:id="59" w:author="William Soehendra" w:date="2026-05-04T17:09:00Z" w16du:dateUtc="2026-05-04T07:09:00Z">
        <w:r w:rsidDel="00610BA4">
          <w:br w:type="page"/>
        </w:r>
      </w:del>
      <w:r w:rsidR="0098136E" w:rsidRPr="647826F1">
        <w:rPr>
          <w:lang w:val="en-US"/>
        </w:rPr>
        <w:lastRenderedPageBreak/>
        <w:t xml:space="preserve">Each canonical model interacts with </w:t>
      </w:r>
      <w:r w:rsidR="00996BED" w:rsidRPr="647826F1">
        <w:rPr>
          <w:lang w:val="en-US"/>
        </w:rPr>
        <w:t>defined S/4HANA Cloud APIs:</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835"/>
        <w:gridCol w:w="4394"/>
        <w:gridCol w:w="1276"/>
      </w:tblGrid>
      <w:tr w:rsidR="00996BED" w:rsidRPr="00996BED" w14:paraId="0D31F464" w14:textId="77777777" w:rsidTr="647826F1">
        <w:trPr>
          <w:trHeight w:val="181"/>
        </w:trPr>
        <w:tc>
          <w:tcPr>
            <w:tcW w:w="988" w:type="dxa"/>
            <w:shd w:val="clear" w:color="auto" w:fill="17E09C" w:themeFill="accent1"/>
            <w:noWrap/>
            <w:vAlign w:val="bottom"/>
            <w:hideMark/>
          </w:tcPr>
          <w:p w14:paraId="12C0024E" w14:textId="77777777" w:rsidR="00996BED" w:rsidRPr="00996BED" w:rsidRDefault="00996BED" w:rsidP="00996BED">
            <w:pPr>
              <w:spacing w:after="0" w:line="240" w:lineRule="auto"/>
              <w:rPr>
                <w:rFonts w:asciiTheme="majorHAnsi" w:eastAsia="Times New Roman" w:hAnsiTheme="majorHAnsi" w:cstheme="majorHAnsi"/>
                <w:b/>
                <w:bCs/>
                <w:color w:val="000000"/>
                <w:sz w:val="20"/>
                <w:szCs w:val="20"/>
                <w:lang w:eastAsia="en-AU"/>
              </w:rPr>
            </w:pPr>
            <w:r w:rsidRPr="00996BED">
              <w:rPr>
                <w:rFonts w:asciiTheme="majorHAnsi" w:eastAsia="Times New Roman" w:hAnsiTheme="majorHAnsi" w:cstheme="majorHAnsi"/>
                <w:b/>
                <w:bCs/>
                <w:color w:val="000000"/>
                <w:sz w:val="20"/>
                <w:szCs w:val="20"/>
                <w:lang w:eastAsia="en-AU"/>
              </w:rPr>
              <w:t>ID</w:t>
            </w:r>
          </w:p>
        </w:tc>
        <w:tc>
          <w:tcPr>
            <w:tcW w:w="2835" w:type="dxa"/>
            <w:shd w:val="clear" w:color="auto" w:fill="17E09C" w:themeFill="accent1"/>
            <w:noWrap/>
            <w:vAlign w:val="bottom"/>
            <w:hideMark/>
          </w:tcPr>
          <w:p w14:paraId="6B2536D6" w14:textId="77777777" w:rsidR="00996BED" w:rsidRPr="00996BED" w:rsidRDefault="00996BED" w:rsidP="00996BED">
            <w:pPr>
              <w:spacing w:after="0" w:line="240" w:lineRule="auto"/>
              <w:rPr>
                <w:rFonts w:asciiTheme="majorHAnsi" w:eastAsia="Times New Roman" w:hAnsiTheme="majorHAnsi" w:cstheme="majorHAnsi"/>
                <w:b/>
                <w:bCs/>
                <w:color w:val="000000"/>
                <w:sz w:val="20"/>
                <w:szCs w:val="20"/>
                <w:lang w:eastAsia="en-AU"/>
              </w:rPr>
            </w:pPr>
            <w:r w:rsidRPr="00996BED">
              <w:rPr>
                <w:rFonts w:asciiTheme="majorHAnsi" w:eastAsia="Times New Roman" w:hAnsiTheme="majorHAnsi" w:cstheme="majorHAnsi"/>
                <w:b/>
                <w:bCs/>
                <w:color w:val="000000"/>
                <w:sz w:val="20"/>
                <w:szCs w:val="20"/>
                <w:lang w:eastAsia="en-AU"/>
              </w:rPr>
              <w:t>Interface</w:t>
            </w:r>
          </w:p>
        </w:tc>
        <w:tc>
          <w:tcPr>
            <w:tcW w:w="4394" w:type="dxa"/>
            <w:shd w:val="clear" w:color="auto" w:fill="17E09C" w:themeFill="accent1"/>
            <w:noWrap/>
            <w:vAlign w:val="bottom"/>
            <w:hideMark/>
          </w:tcPr>
          <w:p w14:paraId="0DB59B0B" w14:textId="77777777" w:rsidR="00996BED" w:rsidRPr="00996BED" w:rsidRDefault="00996BED" w:rsidP="00996BED">
            <w:pPr>
              <w:spacing w:after="0" w:line="240" w:lineRule="auto"/>
              <w:rPr>
                <w:rFonts w:asciiTheme="majorHAnsi" w:eastAsia="Times New Roman" w:hAnsiTheme="majorHAnsi" w:cstheme="majorHAnsi"/>
                <w:b/>
                <w:bCs/>
                <w:color w:val="000000"/>
                <w:sz w:val="20"/>
                <w:szCs w:val="20"/>
                <w:lang w:eastAsia="en-AU"/>
              </w:rPr>
            </w:pPr>
            <w:r w:rsidRPr="00996BED">
              <w:rPr>
                <w:rFonts w:asciiTheme="majorHAnsi" w:eastAsia="Times New Roman" w:hAnsiTheme="majorHAnsi" w:cstheme="majorHAnsi"/>
                <w:b/>
                <w:bCs/>
                <w:color w:val="000000"/>
                <w:sz w:val="20"/>
                <w:szCs w:val="20"/>
                <w:lang w:eastAsia="en-AU"/>
              </w:rPr>
              <w:t>S/4 API</w:t>
            </w:r>
          </w:p>
        </w:tc>
        <w:tc>
          <w:tcPr>
            <w:tcW w:w="1276" w:type="dxa"/>
            <w:shd w:val="clear" w:color="auto" w:fill="17E09C" w:themeFill="accent1"/>
            <w:noWrap/>
            <w:vAlign w:val="bottom"/>
            <w:hideMark/>
          </w:tcPr>
          <w:p w14:paraId="0B09ACAC" w14:textId="77777777" w:rsidR="00996BED" w:rsidRPr="00996BED" w:rsidRDefault="00996BED" w:rsidP="00996BED">
            <w:pPr>
              <w:spacing w:after="0" w:line="240" w:lineRule="auto"/>
              <w:rPr>
                <w:rFonts w:asciiTheme="majorHAnsi" w:eastAsia="Times New Roman" w:hAnsiTheme="majorHAnsi" w:cstheme="majorHAnsi"/>
                <w:b/>
                <w:bCs/>
                <w:color w:val="000000"/>
                <w:sz w:val="20"/>
                <w:szCs w:val="20"/>
                <w:lang w:eastAsia="en-AU"/>
              </w:rPr>
            </w:pPr>
            <w:r w:rsidRPr="00996BED">
              <w:rPr>
                <w:rFonts w:asciiTheme="majorHAnsi" w:eastAsia="Times New Roman" w:hAnsiTheme="majorHAnsi" w:cstheme="majorHAnsi"/>
                <w:b/>
                <w:bCs/>
                <w:color w:val="000000"/>
                <w:sz w:val="20"/>
                <w:szCs w:val="20"/>
                <w:lang w:eastAsia="en-AU"/>
              </w:rPr>
              <w:t>Operation</w:t>
            </w:r>
          </w:p>
        </w:tc>
      </w:tr>
      <w:tr w:rsidR="00996BED" w:rsidRPr="00996BED" w14:paraId="780DD4B5" w14:textId="77777777" w:rsidTr="647826F1">
        <w:trPr>
          <w:trHeight w:val="1013"/>
        </w:trPr>
        <w:tc>
          <w:tcPr>
            <w:tcW w:w="988" w:type="dxa"/>
            <w:noWrap/>
            <w:vAlign w:val="center"/>
            <w:hideMark/>
          </w:tcPr>
          <w:p w14:paraId="507952C1" w14:textId="77777777" w:rsidR="00996BED" w:rsidRPr="00996BED" w:rsidRDefault="00996BED" w:rsidP="00996BED">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INT-21</w:t>
            </w:r>
          </w:p>
        </w:tc>
        <w:tc>
          <w:tcPr>
            <w:tcW w:w="2835" w:type="dxa"/>
            <w:noWrap/>
            <w:vAlign w:val="center"/>
            <w:hideMark/>
          </w:tcPr>
          <w:p w14:paraId="59689951" w14:textId="77777777" w:rsidR="00996BED" w:rsidRPr="00996BED" w:rsidRDefault="00996BED" w:rsidP="00996BED">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Canonical Service Order Creation/Update</w:t>
            </w:r>
          </w:p>
        </w:tc>
        <w:tc>
          <w:tcPr>
            <w:tcW w:w="4394" w:type="dxa"/>
            <w:vAlign w:val="center"/>
            <w:hideMark/>
          </w:tcPr>
          <w:p w14:paraId="1CCEA526" w14:textId="77777777" w:rsidR="00996BED" w:rsidRPr="00996BED" w:rsidRDefault="00996BED" w:rsidP="00996BED">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Service Order (A2X) - Service Order</w:t>
            </w:r>
            <w:r w:rsidRPr="00996BED">
              <w:rPr>
                <w:rFonts w:asciiTheme="majorHAnsi" w:eastAsia="Times New Roman" w:hAnsiTheme="majorHAnsi" w:cstheme="majorHAnsi"/>
                <w:color w:val="000000"/>
                <w:sz w:val="20"/>
                <w:szCs w:val="20"/>
                <w:lang w:eastAsia="en-AU"/>
              </w:rPr>
              <w:br/>
              <w:t>Service Order (A2X) - Service Order Items</w:t>
            </w:r>
          </w:p>
        </w:tc>
        <w:tc>
          <w:tcPr>
            <w:tcW w:w="1276" w:type="dxa"/>
            <w:vAlign w:val="center"/>
            <w:hideMark/>
          </w:tcPr>
          <w:p w14:paraId="3EA26BC9" w14:textId="77777777" w:rsidR="00996BED" w:rsidRPr="00996BED" w:rsidRDefault="00996BED" w:rsidP="00996BED">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CREATE</w:t>
            </w:r>
            <w:r w:rsidRPr="00996BED">
              <w:rPr>
                <w:rFonts w:asciiTheme="majorHAnsi" w:eastAsia="Times New Roman" w:hAnsiTheme="majorHAnsi" w:cstheme="majorHAnsi"/>
                <w:color w:val="000000"/>
                <w:sz w:val="20"/>
                <w:szCs w:val="20"/>
                <w:lang w:eastAsia="en-AU"/>
              </w:rPr>
              <w:br/>
              <w:t>UPDATE</w:t>
            </w:r>
          </w:p>
        </w:tc>
      </w:tr>
      <w:tr w:rsidR="00996BED" w:rsidRPr="00996BED" w14:paraId="5F73619B" w14:textId="77777777" w:rsidTr="647826F1">
        <w:trPr>
          <w:trHeight w:val="1013"/>
        </w:trPr>
        <w:tc>
          <w:tcPr>
            <w:tcW w:w="988" w:type="dxa"/>
            <w:noWrap/>
            <w:vAlign w:val="center"/>
            <w:hideMark/>
          </w:tcPr>
          <w:p w14:paraId="45A62A06" w14:textId="77777777" w:rsidR="00996BED" w:rsidRPr="00996BED" w:rsidRDefault="00996BED" w:rsidP="00996BED">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INT-22</w:t>
            </w:r>
          </w:p>
        </w:tc>
        <w:tc>
          <w:tcPr>
            <w:tcW w:w="2835" w:type="dxa"/>
            <w:noWrap/>
            <w:vAlign w:val="center"/>
            <w:hideMark/>
          </w:tcPr>
          <w:p w14:paraId="12A71534" w14:textId="77777777" w:rsidR="00996BED" w:rsidRPr="00996BED" w:rsidRDefault="00996BED" w:rsidP="00996BED">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Canonical Enterprise Project Creation/Update</w:t>
            </w:r>
          </w:p>
        </w:tc>
        <w:tc>
          <w:tcPr>
            <w:tcW w:w="4394" w:type="dxa"/>
            <w:vAlign w:val="center"/>
            <w:hideMark/>
          </w:tcPr>
          <w:p w14:paraId="2EE52A62" w14:textId="77777777" w:rsidR="00996BED" w:rsidRPr="00996BED" w:rsidRDefault="00996BED" w:rsidP="00996BED">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Enterprise Project - Project</w:t>
            </w:r>
            <w:r w:rsidRPr="00996BED">
              <w:rPr>
                <w:rFonts w:asciiTheme="majorHAnsi" w:eastAsia="Times New Roman" w:hAnsiTheme="majorHAnsi" w:cstheme="majorHAnsi"/>
                <w:color w:val="000000"/>
                <w:sz w:val="20"/>
                <w:szCs w:val="20"/>
                <w:lang w:eastAsia="en-AU"/>
              </w:rPr>
              <w:br/>
              <w:t>Enterprise Project - Project Element</w:t>
            </w:r>
          </w:p>
        </w:tc>
        <w:tc>
          <w:tcPr>
            <w:tcW w:w="1276" w:type="dxa"/>
            <w:vAlign w:val="center"/>
            <w:hideMark/>
          </w:tcPr>
          <w:p w14:paraId="2897B7D0" w14:textId="77777777" w:rsidR="00996BED" w:rsidRPr="00996BED" w:rsidRDefault="00996BED" w:rsidP="00996BED">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CREATE</w:t>
            </w:r>
            <w:r w:rsidRPr="00996BED">
              <w:rPr>
                <w:rFonts w:asciiTheme="majorHAnsi" w:eastAsia="Times New Roman" w:hAnsiTheme="majorHAnsi" w:cstheme="majorHAnsi"/>
                <w:color w:val="000000"/>
                <w:sz w:val="20"/>
                <w:szCs w:val="20"/>
                <w:lang w:eastAsia="en-AU"/>
              </w:rPr>
              <w:br/>
              <w:t>UPDATE</w:t>
            </w:r>
          </w:p>
        </w:tc>
      </w:tr>
      <w:tr w:rsidR="00996BED" w:rsidRPr="00996BED" w14:paraId="3E6A0DD0" w14:textId="77777777" w:rsidTr="647826F1">
        <w:trPr>
          <w:trHeight w:val="2026"/>
        </w:trPr>
        <w:tc>
          <w:tcPr>
            <w:tcW w:w="988" w:type="dxa"/>
            <w:noWrap/>
            <w:vAlign w:val="center"/>
            <w:hideMark/>
          </w:tcPr>
          <w:p w14:paraId="6874563E" w14:textId="77777777" w:rsidR="00996BED" w:rsidRPr="00996BED" w:rsidRDefault="00996BED" w:rsidP="00996BED">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INT-23</w:t>
            </w:r>
          </w:p>
        </w:tc>
        <w:tc>
          <w:tcPr>
            <w:tcW w:w="2835" w:type="dxa"/>
            <w:noWrap/>
            <w:vAlign w:val="center"/>
            <w:hideMark/>
          </w:tcPr>
          <w:p w14:paraId="521D67AE" w14:textId="77777777" w:rsidR="00996BED" w:rsidRPr="00996BED" w:rsidRDefault="00996BED" w:rsidP="00996BED">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Canonical Purchase Order and SES Creation</w:t>
            </w:r>
          </w:p>
        </w:tc>
        <w:tc>
          <w:tcPr>
            <w:tcW w:w="4394" w:type="dxa"/>
            <w:vAlign w:val="center"/>
            <w:hideMark/>
          </w:tcPr>
          <w:p w14:paraId="4D1F7246" w14:textId="77777777" w:rsidR="00996BED" w:rsidRPr="00996BED" w:rsidRDefault="00996BED" w:rsidP="00996BED">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Purchase Order - Purchase Order</w:t>
            </w:r>
            <w:r w:rsidRPr="00996BED">
              <w:rPr>
                <w:rFonts w:asciiTheme="majorHAnsi" w:eastAsia="Times New Roman" w:hAnsiTheme="majorHAnsi" w:cstheme="majorHAnsi"/>
                <w:color w:val="000000"/>
                <w:sz w:val="20"/>
                <w:szCs w:val="20"/>
                <w:lang w:eastAsia="en-AU"/>
              </w:rPr>
              <w:br/>
              <w:t>Purchase Order - Purchase Order Items</w:t>
            </w:r>
            <w:r w:rsidRPr="00996BED">
              <w:rPr>
                <w:rFonts w:asciiTheme="majorHAnsi" w:eastAsia="Times New Roman" w:hAnsiTheme="majorHAnsi" w:cstheme="majorHAnsi"/>
                <w:color w:val="000000"/>
                <w:sz w:val="20"/>
                <w:szCs w:val="20"/>
                <w:lang w:eastAsia="en-AU"/>
              </w:rPr>
              <w:br/>
              <w:t>Service Entry Sheet (Lean Services) - Service Entry Sheet</w:t>
            </w:r>
            <w:r w:rsidRPr="00996BED">
              <w:rPr>
                <w:rFonts w:asciiTheme="majorHAnsi" w:eastAsia="Times New Roman" w:hAnsiTheme="majorHAnsi" w:cstheme="majorHAnsi"/>
                <w:color w:val="000000"/>
                <w:sz w:val="20"/>
                <w:szCs w:val="20"/>
                <w:lang w:eastAsia="en-AU"/>
              </w:rPr>
              <w:br/>
              <w:t>Service Entry Sheet (Lean Services) - Items</w:t>
            </w:r>
          </w:p>
        </w:tc>
        <w:tc>
          <w:tcPr>
            <w:tcW w:w="1276" w:type="dxa"/>
            <w:noWrap/>
            <w:vAlign w:val="center"/>
            <w:hideMark/>
          </w:tcPr>
          <w:p w14:paraId="4A6FCF21" w14:textId="77777777" w:rsidR="00996BED" w:rsidRPr="00996BED" w:rsidRDefault="00996BED" w:rsidP="00996BED">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CREATE</w:t>
            </w:r>
          </w:p>
        </w:tc>
      </w:tr>
      <w:tr w:rsidR="00996BED" w:rsidRPr="00996BED" w14:paraId="149CD490" w14:textId="77777777" w:rsidTr="647826F1">
        <w:trPr>
          <w:trHeight w:val="1005"/>
        </w:trPr>
        <w:tc>
          <w:tcPr>
            <w:tcW w:w="988" w:type="dxa"/>
            <w:noWrap/>
            <w:vAlign w:val="center"/>
            <w:hideMark/>
          </w:tcPr>
          <w:p w14:paraId="05A0C2D4" w14:textId="77777777" w:rsidR="00996BED" w:rsidRPr="00996BED" w:rsidRDefault="00996BED" w:rsidP="00996BED">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INT-24</w:t>
            </w:r>
          </w:p>
        </w:tc>
        <w:tc>
          <w:tcPr>
            <w:tcW w:w="2835" w:type="dxa"/>
            <w:noWrap/>
            <w:vAlign w:val="center"/>
            <w:hideMark/>
          </w:tcPr>
          <w:p w14:paraId="035EDF77" w14:textId="77777777" w:rsidR="00996BED" w:rsidRPr="00996BED" w:rsidRDefault="00996BED" w:rsidP="00996BED">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Canonical Work Confirmation - Service and Projects</w:t>
            </w:r>
          </w:p>
        </w:tc>
        <w:tc>
          <w:tcPr>
            <w:tcW w:w="4394" w:type="dxa"/>
            <w:vAlign w:val="center"/>
            <w:hideMark/>
          </w:tcPr>
          <w:p w14:paraId="69AF7E4B" w14:textId="77777777" w:rsidR="00996BED" w:rsidRPr="00996BED" w:rsidRDefault="00996BED" w:rsidP="00996BED">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Service Order (A2X) - Service Confirmation</w:t>
            </w:r>
          </w:p>
        </w:tc>
        <w:tc>
          <w:tcPr>
            <w:tcW w:w="1276" w:type="dxa"/>
            <w:noWrap/>
            <w:vAlign w:val="center"/>
            <w:hideMark/>
          </w:tcPr>
          <w:p w14:paraId="0C8CE794" w14:textId="77777777" w:rsidR="00996BED" w:rsidRPr="00996BED" w:rsidRDefault="00996BED" w:rsidP="00996BED">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CREATE</w:t>
            </w:r>
          </w:p>
        </w:tc>
      </w:tr>
      <w:tr w:rsidR="00996BED" w:rsidRPr="00996BED" w14:paraId="0CFD9505" w14:textId="77777777" w:rsidTr="647826F1">
        <w:trPr>
          <w:trHeight w:val="1013"/>
        </w:trPr>
        <w:tc>
          <w:tcPr>
            <w:tcW w:w="988" w:type="dxa"/>
            <w:noWrap/>
            <w:vAlign w:val="center"/>
            <w:hideMark/>
          </w:tcPr>
          <w:p w14:paraId="5F9349D7" w14:textId="77777777" w:rsidR="00996BED" w:rsidRPr="00996BED" w:rsidRDefault="00996BED" w:rsidP="00996BED">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INT-25</w:t>
            </w:r>
          </w:p>
        </w:tc>
        <w:tc>
          <w:tcPr>
            <w:tcW w:w="2835" w:type="dxa"/>
            <w:noWrap/>
            <w:vAlign w:val="center"/>
            <w:hideMark/>
          </w:tcPr>
          <w:p w14:paraId="3084996B" w14:textId="77777777" w:rsidR="00996BED" w:rsidRPr="00996BED" w:rsidRDefault="00996BED" w:rsidP="00996BED">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Canonical Material Reservation</w:t>
            </w:r>
          </w:p>
        </w:tc>
        <w:tc>
          <w:tcPr>
            <w:tcW w:w="4394" w:type="dxa"/>
            <w:vAlign w:val="center"/>
            <w:hideMark/>
          </w:tcPr>
          <w:p w14:paraId="69FE6F51" w14:textId="77777777" w:rsidR="00996BED" w:rsidRPr="00996BED" w:rsidRDefault="00996BED" w:rsidP="00996BED">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Reservation Document - Header</w:t>
            </w:r>
            <w:r w:rsidRPr="00996BED">
              <w:rPr>
                <w:rFonts w:asciiTheme="majorHAnsi" w:eastAsia="Times New Roman" w:hAnsiTheme="majorHAnsi" w:cstheme="majorHAnsi"/>
                <w:color w:val="000000"/>
                <w:sz w:val="20"/>
                <w:szCs w:val="20"/>
                <w:lang w:eastAsia="en-AU"/>
              </w:rPr>
              <w:br/>
              <w:t>Reservation Document - Items</w:t>
            </w:r>
          </w:p>
        </w:tc>
        <w:tc>
          <w:tcPr>
            <w:tcW w:w="1276" w:type="dxa"/>
            <w:noWrap/>
            <w:vAlign w:val="center"/>
            <w:hideMark/>
          </w:tcPr>
          <w:p w14:paraId="61016146" w14:textId="77777777" w:rsidR="00996BED" w:rsidRPr="00996BED" w:rsidRDefault="00996BED" w:rsidP="00996BED">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CREATE</w:t>
            </w:r>
          </w:p>
        </w:tc>
      </w:tr>
      <w:tr w:rsidR="00996BED" w:rsidRPr="00996BED" w14:paraId="2B2BEBD7" w14:textId="77777777" w:rsidTr="647826F1">
        <w:trPr>
          <w:trHeight w:val="1519"/>
        </w:trPr>
        <w:tc>
          <w:tcPr>
            <w:tcW w:w="988" w:type="dxa"/>
            <w:noWrap/>
            <w:vAlign w:val="center"/>
            <w:hideMark/>
          </w:tcPr>
          <w:p w14:paraId="774AAB71" w14:textId="77777777" w:rsidR="00996BED" w:rsidRPr="00996BED" w:rsidRDefault="00996BED" w:rsidP="00996BED">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INT-26</w:t>
            </w:r>
          </w:p>
        </w:tc>
        <w:tc>
          <w:tcPr>
            <w:tcW w:w="2835" w:type="dxa"/>
            <w:noWrap/>
            <w:vAlign w:val="center"/>
            <w:hideMark/>
          </w:tcPr>
          <w:p w14:paraId="06A00AF6" w14:textId="77777777" w:rsidR="00996BED" w:rsidRPr="00996BED" w:rsidRDefault="00996BED" w:rsidP="00996BED">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Canonical Work Billing - Service and Projects</w:t>
            </w:r>
          </w:p>
        </w:tc>
        <w:tc>
          <w:tcPr>
            <w:tcW w:w="4394" w:type="dxa"/>
            <w:vAlign w:val="center"/>
            <w:hideMark/>
          </w:tcPr>
          <w:p w14:paraId="44D12B0D" w14:textId="3EEC6010" w:rsidR="00996BED" w:rsidRPr="00996BED" w:rsidRDefault="00996BED" w:rsidP="00996BED">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Billing Document Request</w:t>
            </w:r>
            <w:r w:rsidRPr="00996BED">
              <w:rPr>
                <w:rFonts w:asciiTheme="majorHAnsi" w:eastAsia="Times New Roman" w:hAnsiTheme="majorHAnsi" w:cstheme="majorHAnsi"/>
                <w:color w:val="000000"/>
                <w:sz w:val="20"/>
                <w:szCs w:val="20"/>
                <w:lang w:eastAsia="en-AU"/>
              </w:rPr>
              <w:br/>
              <w:t>Billing Document</w:t>
            </w:r>
          </w:p>
        </w:tc>
        <w:tc>
          <w:tcPr>
            <w:tcW w:w="1276" w:type="dxa"/>
            <w:noWrap/>
            <w:vAlign w:val="center"/>
            <w:hideMark/>
          </w:tcPr>
          <w:p w14:paraId="276D6798" w14:textId="77777777" w:rsidR="00996BED" w:rsidRPr="00996BED" w:rsidRDefault="00996BED" w:rsidP="00996BED">
            <w:pPr>
              <w:spacing w:after="0" w:line="240" w:lineRule="auto"/>
              <w:rPr>
                <w:rFonts w:asciiTheme="majorHAnsi" w:eastAsia="Times New Roman" w:hAnsiTheme="majorHAnsi" w:cstheme="majorHAnsi"/>
                <w:color w:val="000000"/>
                <w:sz w:val="20"/>
                <w:szCs w:val="20"/>
                <w:lang w:eastAsia="en-AU"/>
              </w:rPr>
            </w:pPr>
            <w:r w:rsidRPr="00996BED">
              <w:rPr>
                <w:rFonts w:asciiTheme="majorHAnsi" w:eastAsia="Times New Roman" w:hAnsiTheme="majorHAnsi" w:cstheme="majorHAnsi"/>
                <w:color w:val="000000"/>
                <w:sz w:val="20"/>
                <w:szCs w:val="20"/>
                <w:lang w:eastAsia="en-AU"/>
              </w:rPr>
              <w:t>CREATE</w:t>
            </w:r>
          </w:p>
        </w:tc>
      </w:tr>
      <w:tr w:rsidR="00641FE9" w:rsidRPr="00996BED" w14:paraId="3F62850F" w14:textId="77777777" w:rsidTr="647826F1">
        <w:trPr>
          <w:trHeight w:val="1519"/>
        </w:trPr>
        <w:tc>
          <w:tcPr>
            <w:tcW w:w="988" w:type="dxa"/>
            <w:noWrap/>
            <w:vAlign w:val="center"/>
          </w:tcPr>
          <w:p w14:paraId="5FEE9559" w14:textId="15722B8E" w:rsidR="00641FE9" w:rsidRPr="00996BED" w:rsidRDefault="00641FE9" w:rsidP="00996BED">
            <w:pPr>
              <w:spacing w:after="0" w:line="240" w:lineRule="auto"/>
              <w:rPr>
                <w:rFonts w:asciiTheme="majorHAnsi" w:eastAsia="Times New Roman" w:hAnsiTheme="majorHAnsi" w:cstheme="majorHAnsi"/>
                <w:color w:val="000000"/>
                <w:sz w:val="20"/>
                <w:szCs w:val="20"/>
                <w:lang w:eastAsia="en-AU"/>
              </w:rPr>
            </w:pPr>
            <w:r>
              <w:rPr>
                <w:rFonts w:asciiTheme="majorHAnsi" w:eastAsia="Times New Roman" w:hAnsiTheme="majorHAnsi" w:cstheme="majorHAnsi"/>
                <w:color w:val="000000"/>
                <w:sz w:val="20"/>
                <w:szCs w:val="20"/>
                <w:lang w:eastAsia="en-AU"/>
              </w:rPr>
              <w:t>INT-65</w:t>
            </w:r>
          </w:p>
        </w:tc>
        <w:tc>
          <w:tcPr>
            <w:tcW w:w="2835" w:type="dxa"/>
            <w:noWrap/>
            <w:vAlign w:val="center"/>
          </w:tcPr>
          <w:p w14:paraId="5EE45271" w14:textId="2B6743AB" w:rsidR="00641FE9" w:rsidRPr="00996BED" w:rsidRDefault="00641FE9" w:rsidP="00996BED">
            <w:pPr>
              <w:spacing w:after="0" w:line="240" w:lineRule="auto"/>
              <w:rPr>
                <w:rFonts w:asciiTheme="majorHAnsi" w:eastAsia="Times New Roman" w:hAnsiTheme="majorHAnsi" w:cstheme="majorHAnsi"/>
                <w:color w:val="000000"/>
                <w:sz w:val="20"/>
                <w:szCs w:val="20"/>
                <w:lang w:eastAsia="en-AU"/>
              </w:rPr>
            </w:pPr>
            <w:r>
              <w:rPr>
                <w:rFonts w:asciiTheme="majorHAnsi" w:eastAsia="Times New Roman" w:hAnsiTheme="majorHAnsi" w:cstheme="majorHAnsi"/>
                <w:color w:val="000000"/>
                <w:sz w:val="20"/>
                <w:szCs w:val="20"/>
                <w:lang w:eastAsia="en-AU"/>
              </w:rPr>
              <w:t>Canonical Sales Ordering</w:t>
            </w:r>
          </w:p>
        </w:tc>
        <w:tc>
          <w:tcPr>
            <w:tcW w:w="4394" w:type="dxa"/>
            <w:vAlign w:val="center"/>
          </w:tcPr>
          <w:p w14:paraId="783BB474" w14:textId="36D12ABA" w:rsidR="00641FE9" w:rsidRPr="00996BED" w:rsidRDefault="00641FE9" w:rsidP="00996BED">
            <w:pPr>
              <w:spacing w:after="0" w:line="240" w:lineRule="auto"/>
              <w:rPr>
                <w:rFonts w:asciiTheme="majorHAnsi" w:eastAsia="Times New Roman" w:hAnsiTheme="majorHAnsi" w:cstheme="majorHAnsi"/>
                <w:color w:val="000000"/>
                <w:sz w:val="20"/>
                <w:szCs w:val="20"/>
                <w:lang w:eastAsia="en-AU"/>
              </w:rPr>
            </w:pPr>
            <w:r>
              <w:rPr>
                <w:rFonts w:asciiTheme="majorHAnsi" w:eastAsia="Times New Roman" w:hAnsiTheme="majorHAnsi" w:cstheme="majorHAnsi"/>
                <w:color w:val="000000"/>
                <w:sz w:val="20"/>
                <w:szCs w:val="20"/>
                <w:lang w:eastAsia="en-AU"/>
              </w:rPr>
              <w:t>Sales Order</w:t>
            </w:r>
          </w:p>
        </w:tc>
        <w:tc>
          <w:tcPr>
            <w:tcW w:w="1276" w:type="dxa"/>
            <w:noWrap/>
            <w:vAlign w:val="center"/>
          </w:tcPr>
          <w:p w14:paraId="2586CC90" w14:textId="31A2A9A2" w:rsidR="00641FE9" w:rsidRPr="00996BED" w:rsidRDefault="00641FE9" w:rsidP="00996BED">
            <w:pPr>
              <w:spacing w:after="0" w:line="240" w:lineRule="auto"/>
              <w:rPr>
                <w:rFonts w:asciiTheme="majorHAnsi" w:eastAsia="Times New Roman" w:hAnsiTheme="majorHAnsi" w:cstheme="majorHAnsi"/>
                <w:color w:val="000000"/>
                <w:sz w:val="20"/>
                <w:szCs w:val="20"/>
                <w:lang w:eastAsia="en-AU"/>
              </w:rPr>
            </w:pPr>
            <w:r>
              <w:rPr>
                <w:rFonts w:asciiTheme="majorHAnsi" w:eastAsia="Times New Roman" w:hAnsiTheme="majorHAnsi" w:cstheme="majorHAnsi"/>
                <w:color w:val="000000"/>
                <w:sz w:val="20"/>
                <w:szCs w:val="20"/>
                <w:lang w:eastAsia="en-AU"/>
              </w:rPr>
              <w:t>CREATE</w:t>
            </w:r>
          </w:p>
        </w:tc>
      </w:tr>
    </w:tbl>
    <w:p w14:paraId="712A56E1" w14:textId="77777777" w:rsidR="00996BED" w:rsidRDefault="00996BED" w:rsidP="002361AD">
      <w:pPr>
        <w:pStyle w:val="03Text"/>
      </w:pPr>
    </w:p>
    <w:p w14:paraId="5B84383B" w14:textId="5A38CB6C" w:rsidR="00181C1E" w:rsidRDefault="00671716" w:rsidP="002361AD">
      <w:pPr>
        <w:pStyle w:val="03Text"/>
      </w:pPr>
      <w:r>
        <w:t>At time of writing, the functional detail of the canonical models are still to be finalised – therefore, the final list of models, and the S/4 APIs to be triggerred, may change. Subsequent updates will be recorded in this document in future.</w:t>
      </w:r>
    </w:p>
    <w:p w14:paraId="72081A24" w14:textId="71E5F41D" w:rsidR="008D60C5" w:rsidRDefault="00271C2A" w:rsidP="002361AD">
      <w:pPr>
        <w:pStyle w:val="03Text"/>
      </w:pPr>
      <w:r>
        <w:t>Design details for each canonical model</w:t>
      </w:r>
      <w:r w:rsidR="00671716">
        <w:t>, including payload structures,</w:t>
      </w:r>
      <w:r>
        <w:t xml:space="preserve"> will be documented in the corresponding Functional Specification Document.</w:t>
      </w:r>
    </w:p>
    <w:p w14:paraId="28DA3BD4" w14:textId="77777777" w:rsidR="008D60C5" w:rsidRDefault="008D60C5">
      <w:pPr>
        <w:rPr>
          <w:rFonts w:ascii="Arial" w:eastAsia="Arial" w:hAnsi="Arial" w:cs="Arial"/>
          <w:b/>
          <w:iCs/>
          <w:color w:val="0083FF" w:themeColor="accent3"/>
          <w:sz w:val="24"/>
          <w:szCs w:val="20"/>
        </w:rPr>
      </w:pPr>
      <w:r>
        <w:br w:type="page"/>
      </w:r>
    </w:p>
    <w:p w14:paraId="647DB7A7" w14:textId="0F626EBF" w:rsidR="003D57B6" w:rsidRDefault="008D60C5" w:rsidP="003D57B6">
      <w:pPr>
        <w:pStyle w:val="BHeading2numbered"/>
      </w:pPr>
      <w:bookmarkStart w:id="60" w:name="_Toc227329625"/>
      <w:r>
        <w:lastRenderedPageBreak/>
        <w:t>BDC</w:t>
      </w:r>
      <w:bookmarkEnd w:id="60"/>
    </w:p>
    <w:p w14:paraId="4DBCC7C8" w14:textId="77777777" w:rsidR="001A509F" w:rsidRDefault="001A509F" w:rsidP="003D57B6">
      <w:pPr>
        <w:pStyle w:val="03Text"/>
      </w:pPr>
      <w:r>
        <w:t>BDC data replication is the approach defined to replicate data obejcts from S/4HANA to Service Stream and external target data environments.</w:t>
      </w:r>
      <w:r w:rsidR="003D57B6">
        <w:t xml:space="preserve"> </w:t>
      </w:r>
      <w:r>
        <w:t>With this pattern, d</w:t>
      </w:r>
      <w:r w:rsidR="003D57B6">
        <w:t>ata objects are exposed from S/4HANA using standard SAP mechanisms (</w:t>
      </w:r>
      <w:r>
        <w:t>such as</w:t>
      </w:r>
      <w:r w:rsidR="003D57B6">
        <w:t xml:space="preserve"> CDS-based data products), and BDC manages the initial load and subsequent deltas using change data capture rather than repeated full extracts. </w:t>
      </w:r>
    </w:p>
    <w:p w14:paraId="77AF83DB" w14:textId="37987051" w:rsidR="003D57B6" w:rsidRDefault="003D57B6" w:rsidP="003D57B6">
      <w:pPr>
        <w:pStyle w:val="03Text"/>
      </w:pPr>
      <w:r>
        <w:t>This allows BDC to reliably keep replicated objects in sync while minimizing load on the source system and avoiding custom point</w:t>
      </w:r>
      <w:r>
        <w:rPr>
          <w:rFonts w:ascii="Cambria Math" w:hAnsi="Cambria Math" w:cs="Cambria Math"/>
        </w:rPr>
        <w:t>‑</w:t>
      </w:r>
      <w:r>
        <w:t>to</w:t>
      </w:r>
      <w:r>
        <w:rPr>
          <w:rFonts w:ascii="Cambria Math" w:hAnsi="Cambria Math" w:cs="Cambria Math"/>
        </w:rPr>
        <w:t>‑</w:t>
      </w:r>
      <w:r>
        <w:t>point integrations. Within BDC, these replication flows are centrally configured and monitored</w:t>
      </w:r>
      <w:r w:rsidR="001A509F">
        <w:t>.</w:t>
      </w:r>
    </w:p>
    <w:p w14:paraId="48355115" w14:textId="77777777" w:rsidR="001A509F" w:rsidRDefault="001A509F" w:rsidP="003D57B6">
      <w:pPr>
        <w:pStyle w:val="03Text"/>
      </w:pPr>
      <w:r>
        <w:t>In</w:t>
      </w:r>
      <w:r w:rsidR="003D57B6">
        <w:t xml:space="preserve"> </w:t>
      </w:r>
      <w:r>
        <w:t>BDC</w:t>
      </w:r>
      <w:r w:rsidR="003D57B6">
        <w:t xml:space="preserve">, </w:t>
      </w:r>
      <w:r>
        <w:t>data</w:t>
      </w:r>
      <w:r w:rsidR="003D57B6">
        <w:t xml:space="preserve"> can be transformed, harmonized, and aligned to common business semantics before being delivered to the target environment. </w:t>
      </w:r>
      <w:r>
        <w:t>After replication</w:t>
      </w:r>
      <w:r w:rsidR="003D57B6">
        <w:t xml:space="preserve">, the prepared data objects </w:t>
      </w:r>
      <w:r>
        <w:t>can be</w:t>
      </w:r>
      <w:r w:rsidR="003D57B6">
        <w:t xml:space="preserve"> replicated onward to the target system—such as a cloud data warehouse, lakehouse, or analytics platform—using controlled, repeatable replication patterns. </w:t>
      </w:r>
    </w:p>
    <w:p w14:paraId="51E64782" w14:textId="26378E62" w:rsidR="00C66A1B" w:rsidRDefault="003D57B6" w:rsidP="008D60C5">
      <w:pPr>
        <w:pStyle w:val="03Text"/>
      </w:pPr>
      <w:r>
        <w:t>In this way, BDC functions as middleware</w:t>
      </w:r>
      <w:r w:rsidR="001A509F">
        <w:t>,</w:t>
      </w:r>
      <w:r>
        <w:t xml:space="preserve"> decoupl</w:t>
      </w:r>
      <w:r w:rsidR="001A509F">
        <w:t>ing</w:t>
      </w:r>
      <w:r>
        <w:t xml:space="preserve"> S/4HANA from downstream </w:t>
      </w:r>
      <w:r w:rsidR="001A509F">
        <w:t xml:space="preserve">data </w:t>
      </w:r>
      <w:r>
        <w:t>systems, absorbs changes in source structures, and provides a stable, governed replication interface for multiple targets without tightly coupling them to the transactional core.</w:t>
      </w:r>
    </w:p>
    <w:p w14:paraId="7D7C76AC" w14:textId="1536C846" w:rsidR="001A509F" w:rsidRDefault="001A509F" w:rsidP="003D57B6">
      <w:pPr>
        <w:pStyle w:val="03Text"/>
      </w:pPr>
      <w:r>
        <w:t>Project Apollo will use BDC to replicate data objects from S/4HANA to Service Stream’s Analytics Data Environment, and to D4C’s Data Warehouse for downstream consumption.</w:t>
      </w:r>
    </w:p>
    <w:p w14:paraId="2522E158" w14:textId="331C52D8" w:rsidR="00C66A1B" w:rsidRDefault="009A0855" w:rsidP="008D60C5">
      <w:pPr>
        <w:pStyle w:val="03Text"/>
        <w:rPr>
          <w:ins w:id="61" w:author="William Soehendra" w:date="2026-05-04T17:14:00Z" w16du:dateUtc="2026-05-04T07:14:00Z"/>
          <w:lang w:val="en-AU"/>
        </w:rPr>
      </w:pPr>
      <w:r w:rsidRPr="009A0855">
        <w:rPr>
          <w:noProof/>
          <w:lang w:val="en-AU"/>
        </w:rPr>
        <w:drawing>
          <wp:inline distT="0" distB="0" distL="0" distR="0" wp14:anchorId="113AD522" wp14:editId="5BBB7BA6">
            <wp:extent cx="5731510" cy="1122680"/>
            <wp:effectExtent l="0" t="0" r="0" b="1270"/>
            <wp:docPr id="1883132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122680"/>
                    </a:xfrm>
                    <a:prstGeom prst="rect">
                      <a:avLst/>
                    </a:prstGeom>
                    <a:noFill/>
                    <a:ln>
                      <a:noFill/>
                    </a:ln>
                  </pic:spPr>
                </pic:pic>
              </a:graphicData>
            </a:graphic>
          </wp:inline>
        </w:drawing>
      </w:r>
    </w:p>
    <w:p w14:paraId="1AD87040" w14:textId="260FE653" w:rsidR="00E53233" w:rsidRDefault="00E53233" w:rsidP="00E53233">
      <w:pPr>
        <w:pStyle w:val="BHeading3numbered"/>
        <w:rPr>
          <w:ins w:id="62" w:author="William Soehendra" w:date="2026-05-04T17:14:00Z" w16du:dateUtc="2026-05-04T07:14:00Z"/>
        </w:rPr>
      </w:pPr>
      <w:ins w:id="63" w:author="William Soehendra" w:date="2026-05-04T17:14:00Z" w16du:dateUtc="2026-05-04T07:14:00Z">
        <w:r>
          <w:t>Datasphere</w:t>
        </w:r>
      </w:ins>
    </w:p>
    <w:p w14:paraId="3337248E" w14:textId="7532F9A2" w:rsidR="005E27D7" w:rsidRDefault="007D2CB7" w:rsidP="00E53233">
      <w:pPr>
        <w:pStyle w:val="03Text"/>
        <w:rPr>
          <w:ins w:id="64" w:author="William Soehendra" w:date="2026-05-04T17:17:00Z" w16du:dateUtc="2026-05-04T07:17:00Z"/>
          <w:lang w:val="en-AU"/>
        </w:rPr>
      </w:pPr>
      <w:ins w:id="65" w:author="William Soehendra" w:date="2026-05-04T17:16:00Z">
        <w:r w:rsidRPr="007D2CB7">
          <w:rPr>
            <w:lang w:val="en-AU"/>
          </w:rPr>
          <w:t>SAP Datasphere provides a governed, business-ready data layer that can connect, harmonise and share data across SAP and non-SAP platforms, making it a practical option for supporting data movement between SAP S/4HANA</w:t>
        </w:r>
      </w:ins>
      <w:ins w:id="66" w:author="William Soehendra" w:date="2026-05-06T14:46:00Z" w16du:dateUtc="2026-05-06T04:46:00Z">
        <w:r w:rsidR="00625E72">
          <w:rPr>
            <w:lang w:val="en-AU"/>
          </w:rPr>
          <w:t xml:space="preserve"> (and other SAP source systems)</w:t>
        </w:r>
      </w:ins>
      <w:ins w:id="67" w:author="William Soehendra" w:date="2026-05-04T17:16:00Z">
        <w:r w:rsidRPr="007D2CB7">
          <w:rPr>
            <w:lang w:val="en-AU"/>
          </w:rPr>
          <w:t xml:space="preserve"> and a Data Lake. </w:t>
        </w:r>
      </w:ins>
      <w:ins w:id="68" w:author="William Soehendra" w:date="2026-05-04T17:17:00Z" w16du:dateUtc="2026-05-04T07:17:00Z">
        <w:r w:rsidR="005E27D7">
          <w:rPr>
            <w:lang w:val="en-AU"/>
          </w:rPr>
          <w:t>For Project Apollo</w:t>
        </w:r>
      </w:ins>
      <w:ins w:id="69" w:author="William Soehendra" w:date="2026-05-04T17:16:00Z">
        <w:r w:rsidRPr="007D2CB7">
          <w:rPr>
            <w:lang w:val="en-AU"/>
          </w:rPr>
          <w:t xml:space="preserve">, Datasphere </w:t>
        </w:r>
      </w:ins>
      <w:ins w:id="70" w:author="William Soehendra" w:date="2026-05-04T17:17:00Z" w16du:dateUtc="2026-05-04T07:17:00Z">
        <w:r w:rsidR="005E27D7">
          <w:rPr>
            <w:lang w:val="en-AU"/>
          </w:rPr>
          <w:t>will be</w:t>
        </w:r>
      </w:ins>
      <w:ins w:id="71" w:author="William Soehendra" w:date="2026-05-04T17:16:00Z">
        <w:r w:rsidRPr="007D2CB7">
          <w:rPr>
            <w:lang w:val="en-AU"/>
          </w:rPr>
          <w:t xml:space="preserve"> used to replicate selected S/4HANA data into downstream lake environments</w:t>
        </w:r>
      </w:ins>
      <w:ins w:id="72" w:author="William Soehendra" w:date="2026-05-04T17:17:00Z" w16du:dateUtc="2026-05-04T07:17:00Z">
        <w:r w:rsidR="005E27D7">
          <w:rPr>
            <w:lang w:val="en-AU"/>
          </w:rPr>
          <w:t xml:space="preserve"> within Service Stream </w:t>
        </w:r>
      </w:ins>
      <w:ins w:id="73" w:author="William Soehendra" w:date="2026-05-06T14:45:00Z" w16du:dateUtc="2026-05-06T04:45:00Z">
        <w:r w:rsidR="002B7452">
          <w:rPr>
            <w:lang w:val="en-AU"/>
          </w:rPr>
          <w:t xml:space="preserve">(AWS Redshift and </w:t>
        </w:r>
      </w:ins>
      <w:ins w:id="74" w:author="William Soehendra" w:date="2026-05-06T14:46:00Z" w16du:dateUtc="2026-05-06T04:46:00Z">
        <w:r w:rsidR="002B7452">
          <w:rPr>
            <w:lang w:val="en-AU"/>
          </w:rPr>
          <w:t>Microsoft Fabric</w:t>
        </w:r>
      </w:ins>
      <w:ins w:id="75" w:author="William Soehendra" w:date="2026-05-06T14:45:00Z" w16du:dateUtc="2026-05-06T04:45:00Z">
        <w:r w:rsidR="002B7452">
          <w:rPr>
            <w:lang w:val="en-AU"/>
          </w:rPr>
          <w:t xml:space="preserve">) </w:t>
        </w:r>
      </w:ins>
      <w:ins w:id="76" w:author="William Soehendra" w:date="2026-05-04T17:17:00Z" w16du:dateUtc="2026-05-04T07:17:00Z">
        <w:r w:rsidR="005E27D7">
          <w:rPr>
            <w:lang w:val="en-AU"/>
          </w:rPr>
          <w:t xml:space="preserve">and D4C </w:t>
        </w:r>
      </w:ins>
      <w:ins w:id="77" w:author="William Soehendra" w:date="2026-05-06T14:45:00Z" w16du:dateUtc="2026-05-06T04:45:00Z">
        <w:r w:rsidR="002B7452">
          <w:rPr>
            <w:lang w:val="en-AU"/>
          </w:rPr>
          <w:t xml:space="preserve">(Azure Data Lake) </w:t>
        </w:r>
      </w:ins>
      <w:ins w:id="78" w:author="William Soehendra" w:date="2026-05-04T17:17:00Z" w16du:dateUtc="2026-05-04T07:17:00Z">
        <w:r w:rsidR="005E27D7">
          <w:rPr>
            <w:lang w:val="en-AU"/>
          </w:rPr>
          <w:t>primarily.</w:t>
        </w:r>
      </w:ins>
      <w:ins w:id="79" w:author="William Soehendra" w:date="2026-05-04T17:16:00Z">
        <w:r w:rsidRPr="007D2CB7">
          <w:rPr>
            <w:lang w:val="en-AU"/>
          </w:rPr>
          <w:t xml:space="preserve"> </w:t>
        </w:r>
      </w:ins>
    </w:p>
    <w:p w14:paraId="51D4E4DA" w14:textId="666E5EC9" w:rsidR="00E53233" w:rsidRPr="00E53233" w:rsidRDefault="007D2CB7" w:rsidP="00E53233">
      <w:pPr>
        <w:pStyle w:val="03Text"/>
      </w:pPr>
      <w:ins w:id="80" w:author="William Soehendra" w:date="2026-05-04T17:16:00Z">
        <w:r w:rsidRPr="007D2CB7">
          <w:rPr>
            <w:lang w:val="en-AU"/>
          </w:rPr>
          <w:t>This approach supports near real-time or scheduled replication, reduces manual integration effort, and provides a more controlled foundation for extending enterprise data beyond core ERP systems.</w:t>
        </w:r>
      </w:ins>
    </w:p>
    <w:p w14:paraId="3AD99249" w14:textId="5FF9FA13" w:rsidR="00A22569" w:rsidRDefault="00C66A1B" w:rsidP="002361AD">
      <w:pPr>
        <w:pStyle w:val="BHeading2numbered"/>
      </w:pPr>
      <w:bookmarkStart w:id="81" w:name="_Toc227329626"/>
      <w:del w:id="82" w:author="Mandy Krull" w:date="2026-08-17T14:59:00Z" w16du:dateUtc="2026-08-17T04:59:00Z">
        <w:r w:rsidDel="0062440E">
          <w:delText>BOOMI</w:delText>
        </w:r>
      </w:del>
      <w:bookmarkEnd w:id="81"/>
      <w:ins w:id="83" w:author="Mandy Krull" w:date="2026-08-17T14:59:00Z" w16du:dateUtc="2026-08-17T04:59:00Z">
        <w:r w:rsidR="0062440E">
          <w:t>bound</w:t>
        </w:r>
      </w:ins>
    </w:p>
    <w:p w14:paraId="79DE033D" w14:textId="77777777" w:rsidR="00252148" w:rsidRPr="00252148" w:rsidRDefault="00252148" w:rsidP="00252148">
      <w:pPr>
        <w:pStyle w:val="03Text"/>
        <w:rPr>
          <w:lang w:val="en-AU"/>
        </w:rPr>
      </w:pPr>
      <w:r w:rsidRPr="00252148">
        <w:rPr>
          <w:lang w:val="en-AU"/>
        </w:rPr>
        <w:t>Boomi is the existing middleware platform currently in place within the Service Stream landscape, supporting integrations across legacy systems including Jobpac, BlackLine and ACMO.</w:t>
      </w:r>
    </w:p>
    <w:p w14:paraId="552F3EF5" w14:textId="77777777" w:rsidR="00252148" w:rsidRPr="00252148" w:rsidRDefault="00252148" w:rsidP="00252148">
      <w:pPr>
        <w:pStyle w:val="03Text"/>
        <w:rPr>
          <w:lang w:val="en-AU"/>
        </w:rPr>
      </w:pPr>
      <w:r w:rsidRPr="00252148">
        <w:rPr>
          <w:lang w:val="en-AU"/>
        </w:rPr>
        <w:t>For Project Apollo, SAP Cloud Integration will be the primary integration platform for S/4HANA. Boomi will continue to be utilised where existing integrations are already established and provide a simpler or more efficient transition approach.</w:t>
      </w:r>
    </w:p>
    <w:p w14:paraId="108F2A54" w14:textId="77777777" w:rsidR="00252148" w:rsidRPr="00252148" w:rsidRDefault="00252148" w:rsidP="00252148">
      <w:pPr>
        <w:pStyle w:val="03Text"/>
        <w:rPr>
          <w:lang w:val="en-AU"/>
        </w:rPr>
      </w:pPr>
      <w:r w:rsidRPr="00252148">
        <w:rPr>
          <w:lang w:val="en-AU"/>
        </w:rPr>
        <w:t>This includes:</w:t>
      </w:r>
    </w:p>
    <w:p w14:paraId="5F578C84" w14:textId="3E44DC7C" w:rsidR="00252148" w:rsidRPr="00252148" w:rsidRDefault="00252148" w:rsidP="00252148">
      <w:pPr>
        <w:pStyle w:val="03Text"/>
        <w:rPr>
          <w:lang w:val="en-AU"/>
        </w:rPr>
      </w:pPr>
      <w:r w:rsidRPr="00252148">
        <w:rPr>
          <w:b/>
          <w:lang w:val="en-AU"/>
        </w:rPr>
        <w:t>BlackLine</w:t>
      </w:r>
      <w:r w:rsidRPr="00252148">
        <w:rPr>
          <w:lang w:val="en-AU"/>
        </w:rPr>
        <w:br/>
        <w:t>Boomi will continue to support existing integrations for financial data movement from legacy systems into BlackLine during the transition. Where required, Boomi may be used to route or transform data before interfacing with S/4HANA or SAP Cloud Integration. The target state will align to S/4HANA as the single source of truth for financial data feeding BlackLine.</w:t>
      </w:r>
    </w:p>
    <w:p w14:paraId="3CB6800A" w14:textId="7CA73C70" w:rsidR="00252148" w:rsidRPr="00252148" w:rsidRDefault="00252148" w:rsidP="00252148">
      <w:pPr>
        <w:pStyle w:val="03Text"/>
        <w:rPr>
          <w:lang w:val="en-AU"/>
        </w:rPr>
      </w:pPr>
      <w:r w:rsidRPr="00252148">
        <w:rPr>
          <w:b/>
          <w:lang w:val="en-AU"/>
        </w:rPr>
        <w:t>ACMO</w:t>
      </w:r>
      <w:r w:rsidRPr="00252148">
        <w:rPr>
          <w:lang w:val="en-AU"/>
        </w:rPr>
        <w:br/>
        <w:t xml:space="preserve">Boomi will continue to support supplier invoice processing integrations between ACMO and S/4HANA. This includes routing of approved invoices into S/4HANA and synchronisation of </w:t>
      </w:r>
      <w:r w:rsidRPr="00252148">
        <w:rPr>
          <w:lang w:val="en-AU"/>
        </w:rPr>
        <w:lastRenderedPageBreak/>
        <w:t>procurement and financial data required for three-way matching. Existing Boomi integrations will be leveraged to minimise disruption during transition.</w:t>
      </w:r>
    </w:p>
    <w:p w14:paraId="405AE28A" w14:textId="77777777" w:rsidR="00252148" w:rsidRPr="00252148" w:rsidRDefault="00252148" w:rsidP="00252148">
      <w:pPr>
        <w:pStyle w:val="03Text"/>
        <w:rPr>
          <w:lang w:val="en-AU"/>
        </w:rPr>
      </w:pPr>
      <w:r w:rsidRPr="00252148">
        <w:rPr>
          <w:lang w:val="en-AU"/>
        </w:rPr>
        <w:t>Boomi will operate alongside SAP Cloud Integration in a complementary role, supporting coexistence with legacy systems while the target-state integration model is established.</w:t>
      </w:r>
    </w:p>
    <w:p w14:paraId="79B198FA" w14:textId="77777777" w:rsidR="00252148" w:rsidRPr="00252148" w:rsidRDefault="00252148" w:rsidP="00252148">
      <w:pPr>
        <w:pStyle w:val="03Text"/>
        <w:rPr>
          <w:lang w:val="en-AU"/>
        </w:rPr>
      </w:pPr>
      <w:r w:rsidRPr="00252148">
        <w:rPr>
          <w:lang w:val="en-AU"/>
        </w:rPr>
        <w:t>The strategic direction remains:</w:t>
      </w:r>
    </w:p>
    <w:p w14:paraId="010FDF16" w14:textId="77777777" w:rsidR="00E550D8" w:rsidRDefault="00252148" w:rsidP="00E550D8">
      <w:pPr>
        <w:pStyle w:val="03Text"/>
        <w:numPr>
          <w:ilvl w:val="0"/>
          <w:numId w:val="73"/>
        </w:numPr>
        <w:rPr>
          <w:lang w:val="en-AU"/>
        </w:rPr>
      </w:pPr>
      <w:r w:rsidRPr="00252148">
        <w:rPr>
          <w:lang w:val="en-AU"/>
        </w:rPr>
        <w:t>SAP Cloud Integration as the standard integration platform for S/4HANA</w:t>
      </w:r>
    </w:p>
    <w:p w14:paraId="6ED843F3" w14:textId="1DEB3F7C" w:rsidR="00CB66DD" w:rsidRPr="00582E43" w:rsidRDefault="00252148" w:rsidP="00582E43">
      <w:pPr>
        <w:pStyle w:val="03Text"/>
        <w:numPr>
          <w:ilvl w:val="0"/>
          <w:numId w:val="73"/>
        </w:numPr>
        <w:rPr>
          <w:lang w:val="en-AU"/>
        </w:rPr>
      </w:pPr>
      <w:r w:rsidRPr="00252148">
        <w:rPr>
          <w:lang w:val="en-AU"/>
        </w:rPr>
        <w:t>Boomi retained for existing integrations and transition scenarios only</w:t>
      </w:r>
      <w:bookmarkStart w:id="84" w:name="_Toc227329627"/>
    </w:p>
    <w:p w14:paraId="2530931A" w14:textId="5C9E2AB7" w:rsidR="00446896" w:rsidRPr="00446896" w:rsidRDefault="303078F9" w:rsidP="008D60C5">
      <w:pPr>
        <w:pStyle w:val="BHeading1numbered"/>
      </w:pPr>
      <w:r>
        <w:t>Interface Listing</w:t>
      </w:r>
      <w:bookmarkEnd w:id="84"/>
    </w:p>
    <w:p w14:paraId="7DBEEEFB" w14:textId="62F963E0" w:rsidR="00587140" w:rsidRDefault="00587140" w:rsidP="0079777D">
      <w:pPr>
        <w:pStyle w:val="03Text"/>
      </w:pPr>
      <w:r>
        <w:t>As part of F2S and the Explore design phase, confirmed interfaces have been validated</w:t>
      </w:r>
      <w:r w:rsidR="00E20718">
        <w:t>.</w:t>
      </w:r>
    </w:p>
    <w:p w14:paraId="113AD853" w14:textId="4B57E99C" w:rsidR="00E20718" w:rsidRDefault="00E20718" w:rsidP="0079777D">
      <w:pPr>
        <w:pStyle w:val="03Text"/>
      </w:pPr>
      <w:r>
        <w:t>Note: the final list of interfaces can change, as will be updated in the Extension Register.</w:t>
      </w:r>
    </w:p>
    <w:tbl>
      <w:tblPr>
        <w:tblW w:w="10047" w:type="dxa"/>
        <w:tblLook w:val="04A0" w:firstRow="1" w:lastRow="0" w:firstColumn="1" w:lastColumn="0" w:noHBand="0" w:noVBand="1"/>
      </w:tblPr>
      <w:tblGrid>
        <w:gridCol w:w="988"/>
        <w:gridCol w:w="3926"/>
        <w:gridCol w:w="1749"/>
        <w:gridCol w:w="1701"/>
        <w:gridCol w:w="1683"/>
      </w:tblGrid>
      <w:tr w:rsidR="00DB696B" w:rsidRPr="00DB696B" w14:paraId="60F1E934"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shd w:val="clear" w:color="auto" w:fill="17E09C" w:themeFill="accent1"/>
            <w:noWrap/>
            <w:vAlign w:val="center"/>
            <w:hideMark/>
          </w:tcPr>
          <w:p w14:paraId="76276433" w14:textId="77777777" w:rsidR="00DB696B" w:rsidRPr="0087693E" w:rsidRDefault="00DB696B" w:rsidP="00DB696B">
            <w:pPr>
              <w:spacing w:after="0" w:line="240" w:lineRule="auto"/>
              <w:rPr>
                <w:rFonts w:asciiTheme="majorHAnsi" w:eastAsia="Times New Roman" w:hAnsiTheme="majorHAnsi" w:cstheme="majorHAnsi"/>
                <w:b/>
                <w:color w:val="000000"/>
                <w:sz w:val="20"/>
                <w:szCs w:val="20"/>
                <w:lang w:eastAsia="en-AU"/>
              </w:rPr>
            </w:pPr>
            <w:r w:rsidRPr="0087693E">
              <w:rPr>
                <w:rFonts w:asciiTheme="majorHAnsi" w:eastAsia="Times New Roman" w:hAnsiTheme="majorHAnsi" w:cstheme="majorHAnsi"/>
                <w:b/>
                <w:color w:val="000000"/>
                <w:sz w:val="20"/>
                <w:szCs w:val="20"/>
                <w:lang w:eastAsia="en-AU"/>
              </w:rPr>
              <w:t>ID</w:t>
            </w:r>
          </w:p>
        </w:tc>
        <w:tc>
          <w:tcPr>
            <w:tcW w:w="3926" w:type="dxa"/>
            <w:tcBorders>
              <w:top w:val="single" w:sz="4" w:space="0" w:color="auto"/>
              <w:left w:val="single" w:sz="4" w:space="0" w:color="auto"/>
              <w:bottom w:val="single" w:sz="4" w:space="0" w:color="auto"/>
              <w:right w:val="single" w:sz="4" w:space="0" w:color="auto"/>
            </w:tcBorders>
            <w:shd w:val="clear" w:color="auto" w:fill="17E09C" w:themeFill="accent1"/>
            <w:noWrap/>
            <w:vAlign w:val="center"/>
            <w:hideMark/>
          </w:tcPr>
          <w:p w14:paraId="603BE339" w14:textId="77777777" w:rsidR="00DB696B" w:rsidRPr="0087693E" w:rsidRDefault="00DB696B" w:rsidP="00DB696B">
            <w:pPr>
              <w:spacing w:after="0" w:line="240" w:lineRule="auto"/>
              <w:rPr>
                <w:rFonts w:asciiTheme="majorHAnsi" w:eastAsia="Times New Roman" w:hAnsiTheme="majorHAnsi" w:cstheme="majorHAnsi"/>
                <w:b/>
                <w:color w:val="000000"/>
                <w:sz w:val="20"/>
                <w:szCs w:val="20"/>
                <w:lang w:eastAsia="en-AU"/>
              </w:rPr>
            </w:pPr>
            <w:r w:rsidRPr="0087693E">
              <w:rPr>
                <w:rFonts w:asciiTheme="majorHAnsi" w:eastAsia="Times New Roman" w:hAnsiTheme="majorHAnsi" w:cstheme="majorHAnsi"/>
                <w:b/>
                <w:color w:val="000000"/>
                <w:sz w:val="20"/>
                <w:szCs w:val="20"/>
                <w:lang w:eastAsia="en-AU"/>
              </w:rPr>
              <w:t>Interface</w:t>
            </w:r>
          </w:p>
        </w:tc>
        <w:tc>
          <w:tcPr>
            <w:tcW w:w="1749" w:type="dxa"/>
            <w:tcBorders>
              <w:top w:val="single" w:sz="4" w:space="0" w:color="auto"/>
              <w:left w:val="single" w:sz="4" w:space="0" w:color="auto"/>
              <w:bottom w:val="single" w:sz="4" w:space="0" w:color="auto"/>
              <w:right w:val="single" w:sz="4" w:space="0" w:color="auto"/>
            </w:tcBorders>
            <w:shd w:val="clear" w:color="auto" w:fill="17E09C" w:themeFill="accent1"/>
            <w:noWrap/>
            <w:vAlign w:val="center"/>
            <w:hideMark/>
          </w:tcPr>
          <w:p w14:paraId="7488F4B8" w14:textId="77777777" w:rsidR="00DB696B" w:rsidRPr="0087693E" w:rsidRDefault="00DB696B" w:rsidP="00DB696B">
            <w:pPr>
              <w:spacing w:after="0" w:line="240" w:lineRule="auto"/>
              <w:rPr>
                <w:rFonts w:asciiTheme="majorHAnsi" w:eastAsia="Times New Roman" w:hAnsiTheme="majorHAnsi" w:cstheme="majorHAnsi"/>
                <w:b/>
                <w:color w:val="000000"/>
                <w:sz w:val="20"/>
                <w:szCs w:val="20"/>
                <w:lang w:eastAsia="en-AU"/>
              </w:rPr>
            </w:pPr>
            <w:r w:rsidRPr="0087693E">
              <w:rPr>
                <w:rFonts w:asciiTheme="majorHAnsi" w:eastAsia="Times New Roman" w:hAnsiTheme="majorHAnsi" w:cstheme="majorHAnsi"/>
                <w:b/>
                <w:color w:val="000000"/>
                <w:sz w:val="20"/>
                <w:szCs w:val="20"/>
                <w:lang w:eastAsia="en-AU"/>
              </w:rPr>
              <w:t>Source System</w:t>
            </w:r>
          </w:p>
        </w:tc>
        <w:tc>
          <w:tcPr>
            <w:tcW w:w="1701" w:type="dxa"/>
            <w:tcBorders>
              <w:top w:val="single" w:sz="4" w:space="0" w:color="auto"/>
              <w:left w:val="single" w:sz="4" w:space="0" w:color="auto"/>
              <w:bottom w:val="single" w:sz="4" w:space="0" w:color="auto"/>
              <w:right w:val="single" w:sz="4" w:space="0" w:color="auto"/>
            </w:tcBorders>
            <w:shd w:val="clear" w:color="auto" w:fill="17E09C" w:themeFill="accent1"/>
            <w:noWrap/>
            <w:vAlign w:val="center"/>
            <w:hideMark/>
          </w:tcPr>
          <w:p w14:paraId="45213014" w14:textId="77777777" w:rsidR="00DB696B" w:rsidRPr="0087693E" w:rsidRDefault="00DB696B" w:rsidP="00DB696B">
            <w:pPr>
              <w:spacing w:after="0" w:line="240" w:lineRule="auto"/>
              <w:rPr>
                <w:rFonts w:asciiTheme="majorHAnsi" w:eastAsia="Times New Roman" w:hAnsiTheme="majorHAnsi" w:cstheme="majorHAnsi"/>
                <w:b/>
                <w:color w:val="000000"/>
                <w:sz w:val="20"/>
                <w:szCs w:val="20"/>
                <w:lang w:eastAsia="en-AU"/>
              </w:rPr>
            </w:pPr>
            <w:r w:rsidRPr="0087693E">
              <w:rPr>
                <w:rFonts w:asciiTheme="majorHAnsi" w:eastAsia="Times New Roman" w:hAnsiTheme="majorHAnsi" w:cstheme="majorHAnsi"/>
                <w:b/>
                <w:color w:val="000000"/>
                <w:sz w:val="20"/>
                <w:szCs w:val="20"/>
                <w:lang w:eastAsia="en-AU"/>
              </w:rPr>
              <w:t>Target System</w:t>
            </w:r>
          </w:p>
        </w:tc>
        <w:tc>
          <w:tcPr>
            <w:tcW w:w="1683" w:type="dxa"/>
            <w:tcBorders>
              <w:top w:val="single" w:sz="4" w:space="0" w:color="auto"/>
              <w:left w:val="single" w:sz="4" w:space="0" w:color="auto"/>
              <w:bottom w:val="single" w:sz="4" w:space="0" w:color="auto"/>
              <w:right w:val="single" w:sz="4" w:space="0" w:color="auto"/>
            </w:tcBorders>
            <w:shd w:val="clear" w:color="auto" w:fill="17E09C" w:themeFill="accent1"/>
            <w:noWrap/>
            <w:vAlign w:val="center"/>
            <w:hideMark/>
          </w:tcPr>
          <w:p w14:paraId="253E4536" w14:textId="77777777" w:rsidR="00DB696B" w:rsidRPr="0087693E" w:rsidRDefault="00DB696B" w:rsidP="00DB696B">
            <w:pPr>
              <w:spacing w:after="0" w:line="240" w:lineRule="auto"/>
              <w:rPr>
                <w:rFonts w:asciiTheme="majorHAnsi" w:eastAsia="Times New Roman" w:hAnsiTheme="majorHAnsi" w:cstheme="majorHAnsi"/>
                <w:b/>
                <w:color w:val="000000"/>
                <w:sz w:val="20"/>
                <w:szCs w:val="20"/>
                <w:lang w:eastAsia="en-AU"/>
              </w:rPr>
            </w:pPr>
            <w:r w:rsidRPr="0087693E">
              <w:rPr>
                <w:rFonts w:asciiTheme="majorHAnsi" w:eastAsia="Times New Roman" w:hAnsiTheme="majorHAnsi" w:cstheme="majorHAnsi"/>
                <w:b/>
                <w:color w:val="000000"/>
                <w:sz w:val="20"/>
                <w:szCs w:val="20"/>
                <w:lang w:eastAsia="en-AU"/>
              </w:rPr>
              <w:t>Category</w:t>
            </w:r>
          </w:p>
        </w:tc>
      </w:tr>
      <w:tr w:rsidR="00DB696B" w:rsidRPr="00DB696B" w14:paraId="41F22170"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3B8C5FC2"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INT-01</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13427696"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GL Balances</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77CC1B8D"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6C49DFDD"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Blackline</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691E1400"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OUT-API</w:t>
            </w:r>
          </w:p>
        </w:tc>
      </w:tr>
      <w:tr w:rsidR="00DB696B" w:rsidRPr="00DB696B" w14:paraId="5913AFB0"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00F98C93"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INT-02</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00929070"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GL (Subledger) Open Items</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11BBD289"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6D88996F"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Blackline</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2C7329B4"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OUT-API</w:t>
            </w:r>
          </w:p>
        </w:tc>
      </w:tr>
      <w:tr w:rsidR="00DB696B" w:rsidRPr="00DB696B" w14:paraId="4FD96467"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6347CFD9"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INT-03</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54FD9AA9"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G/L Account Master</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202335A4"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1CD8BCE"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Blackline</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45790C4B"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OUT-API</w:t>
            </w:r>
          </w:p>
        </w:tc>
      </w:tr>
      <w:tr w:rsidR="00DB696B" w:rsidRPr="00DB696B" w14:paraId="7D04AD49"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61ED9503"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INT-04</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727A8CDF"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Cost Center Replication</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627B3FB8"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D4867A9"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SuccessFactors EC</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4DBD94DC"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Standard</w:t>
            </w:r>
          </w:p>
        </w:tc>
      </w:tr>
      <w:tr w:rsidR="00DB696B" w:rsidRPr="00DB696B" w14:paraId="44B9A8A9"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3778C2E7"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INT-05</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2ED9FBA6"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G/L Master Data</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7B97E013"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C7C31C4"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SuccessFactors EC</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138DDF3B"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Standard</w:t>
            </w:r>
          </w:p>
        </w:tc>
      </w:tr>
      <w:tr w:rsidR="00DB696B" w:rsidRPr="00DB696B" w14:paraId="1D829509"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21882726"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INT-06</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7F52A8C7"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Bank Master Data</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2121E18A"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BD63FBA"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SuccessFactors EC</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55579F2E"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Standard</w:t>
            </w:r>
          </w:p>
        </w:tc>
      </w:tr>
      <w:tr w:rsidR="00DB696B" w:rsidRPr="00DB696B" w14:paraId="4228672D"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359C2E45"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INT-07</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43A7E927"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Employee Replication</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1BA86013"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SuccessFactors EC</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57A89C0"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69036436"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Standard</w:t>
            </w:r>
          </w:p>
        </w:tc>
      </w:tr>
      <w:tr w:rsidR="00DB696B" w:rsidRPr="00DB696B" w14:paraId="630079F5"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230AF0FB"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INT-08</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75CB9988"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Org Structure/Assignments Replication</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1ECDFA22"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SuccessFactors EC</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5F01AA6A"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5DF389F6"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Standard</w:t>
            </w:r>
          </w:p>
        </w:tc>
      </w:tr>
      <w:tr w:rsidR="00DB696B" w:rsidRPr="00DB696B" w14:paraId="12E4B4CA"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245392CF"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INT-09</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3533CAC5"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Cost Center Replication</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1EF6AA8E"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77F9CBE5"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SuccessFactors EC Payroll</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451006E1"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Standard</w:t>
            </w:r>
          </w:p>
        </w:tc>
      </w:tr>
      <w:tr w:rsidR="00DB696B" w:rsidRPr="00DB696B" w14:paraId="1F5637BD"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6AF8750F"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INT-10</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58AFABD2"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Payroll Postings</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665F7C5E"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SuccessFactors EC Payroll</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7832FD42"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572AC862"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Standard</w:t>
            </w:r>
          </w:p>
        </w:tc>
      </w:tr>
      <w:tr w:rsidR="00DB696B" w:rsidRPr="00DB696B" w14:paraId="61EDB941" w14:textId="77777777" w:rsidTr="00B4763D">
        <w:trPr>
          <w:trHeight w:val="479"/>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49A502DC"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INT-11</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5A6B8A69"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Bank Connectivity: ANZ</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6AA9CBD6"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EFDCDF3"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MBC</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39D2AAC2"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Standard</w:t>
            </w:r>
          </w:p>
        </w:tc>
      </w:tr>
      <w:tr w:rsidR="00DB696B" w:rsidRPr="00DB696B" w14:paraId="2AE1C4E9"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77E8D837"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INT-12</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3ABB9B82"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[TBD] Payment Processing</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4A49A8DC" w14:textId="6F12458C"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SecurePay</w:t>
            </w:r>
            <w:r w:rsidR="0070694D" w:rsidRPr="00B754A1">
              <w:rPr>
                <w:rFonts w:asciiTheme="majorHAnsi" w:eastAsia="Times New Roman" w:hAnsiTheme="majorHAnsi" w:cstheme="majorHAnsi"/>
                <w:color w:val="000000"/>
                <w:sz w:val="20"/>
                <w:szCs w:val="20"/>
                <w:lang w:eastAsia="en-AU"/>
              </w:rPr>
              <w:t>/Fat Zebra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6DFE993"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57106439"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IN-API</w:t>
            </w:r>
          </w:p>
        </w:tc>
      </w:tr>
      <w:tr w:rsidR="00DB696B" w:rsidRPr="00DB696B" w14:paraId="06EBA768"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324BEF32"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INT-13</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26240EC2"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SiteTracker (ODM) Project and Job Creation/Update Processing</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5056E7CA"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SiteTracker</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31071CE1"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Cloud Integration</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78EBBE2C"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FSM E2E</w:t>
            </w:r>
          </w:p>
        </w:tc>
      </w:tr>
      <w:tr w:rsidR="00DB696B" w:rsidRPr="00DB696B" w14:paraId="6C1153BE"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1981F95B"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INT-14</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2A47D0DB"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SiteTracker (ODM) Artefact Submission Processing</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20242F43"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SiteTracker</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735DEAE"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Cloud Integration</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58AC7BAC"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FSM E2E</w:t>
            </w:r>
          </w:p>
        </w:tc>
      </w:tr>
      <w:tr w:rsidR="00DB696B" w:rsidRPr="00DB696B" w14:paraId="0BCBB38A"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6FC68D31"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INT-15</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2F2383AB"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SiteTracker (ODM) Material Consumption Processing</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007EFC22"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SiteTracker</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29B62FE"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Cloud Integration</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3E317E6B"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FSM E2E</w:t>
            </w:r>
          </w:p>
        </w:tc>
      </w:tr>
      <w:tr w:rsidR="00DB696B" w:rsidRPr="00DB696B" w14:paraId="4F5BB6E2"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20B37D11"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INT-16</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20D1B70A"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SiteTracker (ODM) Work Completion Processing</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2867C783"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SiteTracker</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305DAE01"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Cloud Integration</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14E925CC"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FSM E2E</w:t>
            </w:r>
          </w:p>
        </w:tc>
      </w:tr>
      <w:tr w:rsidR="00DB696B" w:rsidRPr="00DB696B" w14:paraId="4062BD83"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0C83E9A6"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INT-17</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3BA74E36"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SiteTracker (Wireless) Project and Job Creation/Update Processing</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1C703D58"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SiteTracker</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18EE16A3"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Cloud Integration</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00E73180"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FSM E2E</w:t>
            </w:r>
          </w:p>
        </w:tc>
      </w:tr>
      <w:tr w:rsidR="00DB696B" w:rsidRPr="00DB696B" w14:paraId="7F5D9414"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270D2568"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INT-18</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3E60CB6A"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SiteTracker (Wireless) Artefact Submission Processing</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22688A09"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SiteTracker</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1F843DA9"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Cloud Integration</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2F3E2D53"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FSM E2E</w:t>
            </w:r>
          </w:p>
        </w:tc>
      </w:tr>
      <w:tr w:rsidR="00DB696B" w:rsidRPr="00DB696B" w14:paraId="1FDBCBAF"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4406B5AE"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INT-19</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5074BC23"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SiteTracker (Wireless) Material Consumption Processing</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29626215"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SiteTracker</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3E599187"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Cloud Integration</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0D30AFFA"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FSM E2E</w:t>
            </w:r>
          </w:p>
        </w:tc>
      </w:tr>
      <w:tr w:rsidR="00DB696B" w:rsidRPr="00DB696B" w14:paraId="0BDB9E83"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4E21C573"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INT-20</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00A0B48F"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SiteTracker (Wireless) Work Completion Processing</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303B7504"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SiteTracker</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7404F497"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Cloud Integration</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7D283DE6"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FSM E2E</w:t>
            </w:r>
          </w:p>
        </w:tc>
      </w:tr>
      <w:tr w:rsidR="00DB696B" w:rsidRPr="00DB696B" w14:paraId="3FA51977"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035CC81B"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INT-21</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19757659"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Canonical Service Order Creation/Update</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4A49F332"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Cloud Integration</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1203AE37"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323F40C8"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FSM E2E</w:t>
            </w:r>
          </w:p>
        </w:tc>
      </w:tr>
      <w:tr w:rsidR="00DB696B" w:rsidRPr="00DB696B" w14:paraId="087DD504"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3BCEB7C8"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INT-22</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046D4D6D"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Canonical Enterprise Project Creation/Update</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703FF2EF"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Cloud Integration</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6057BEB2"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213BA6E1"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FSM E2E</w:t>
            </w:r>
          </w:p>
        </w:tc>
      </w:tr>
      <w:tr w:rsidR="00DB696B" w:rsidRPr="00DB696B" w14:paraId="133C47EC"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5E61B4AC"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INT-23</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655D097E"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Canonical Purchase Order and SES Creation</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3D420CE7"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Cloud Integration</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9F5C380"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5459C736"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FSM E2E</w:t>
            </w:r>
          </w:p>
        </w:tc>
      </w:tr>
      <w:tr w:rsidR="00DB696B" w:rsidRPr="00DB696B" w14:paraId="3203D74E"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0A9FF264"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lastRenderedPageBreak/>
              <w:t>INT-24</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3522AF02"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Canonical Work Confirmation - Service and Projects</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0EA0C0E9"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Cloud Integration</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481574AC"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7A29D601"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FSM E2E</w:t>
            </w:r>
          </w:p>
        </w:tc>
      </w:tr>
      <w:tr w:rsidR="00DB696B" w:rsidRPr="00DB696B" w14:paraId="7AB2D4E0"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58679763"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INT-25</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192798D1"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Canonical Material Reservation</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1F1E5A54"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Cloud Integration</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6A7BF82B"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30EC778B"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FSM E2E</w:t>
            </w:r>
          </w:p>
        </w:tc>
      </w:tr>
      <w:tr w:rsidR="00DB696B" w:rsidRPr="00DB696B" w14:paraId="0C0F9EDA"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399D9D39"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INT-26</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6EA55352"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Canonical Work Billing - Service and Projects</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577A52CB"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Cloud Integration</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AC72611"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150C185F"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FSM E2E</w:t>
            </w:r>
          </w:p>
        </w:tc>
      </w:tr>
      <w:tr w:rsidR="00DB696B" w:rsidRPr="00DB696B" w14:paraId="4C656D1C"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4E4DB65C"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INT-27</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1659C4DC"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Servicenow (ITSM) Work Creation Processing</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0CE1F2CF"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Cloud Integration</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532C9C3B"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717263A4"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FSM E2E</w:t>
            </w:r>
          </w:p>
        </w:tc>
      </w:tr>
      <w:tr w:rsidR="00DB696B" w:rsidRPr="00DB696B" w14:paraId="00B51B86"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6A179F9D"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INT-28</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27533F13"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Servicenow (ITSM) AP Lines Processing</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3FA78B1A"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Cloud Integration</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19903E10"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4DA9A894"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FSM E2E</w:t>
            </w:r>
          </w:p>
        </w:tc>
      </w:tr>
      <w:tr w:rsidR="00DB696B" w:rsidRPr="00DB696B" w14:paraId="6438A5E8"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3EED8A6B"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INT-29</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39E40131"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Servicenow (ITSM) Claim Billing Processing</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7B0E7D54"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Cloud Integration</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75EAF91F"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526412F8"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FSM E2E</w:t>
            </w:r>
          </w:p>
        </w:tc>
      </w:tr>
      <w:tr w:rsidR="00DB696B" w:rsidRPr="00DB696B" w14:paraId="77129636"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6C41B21C"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INT-30</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2F5ACD8A"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JAMS Job Creation/Updates (Services) Processing</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498BFA3A"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JAMS</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1A0B6DC5"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Cloud Integration</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437EEB38"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FSM E2E</w:t>
            </w:r>
          </w:p>
        </w:tc>
      </w:tr>
      <w:tr w:rsidR="00DB696B" w:rsidRPr="00DB696B" w14:paraId="59DC9AFD"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1F1991C7"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INT-31</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32FA3205"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JAMS Subcontractor Claim Processing</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435DC288"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JAMS</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7EFCB7A4"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Cloud Integration</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401DFF6C"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FSM E2E</w:t>
            </w:r>
          </w:p>
        </w:tc>
      </w:tr>
      <w:tr w:rsidR="00DB696B" w:rsidRPr="00DB696B" w14:paraId="2CDF7317"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7F32C40F"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INT-32</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59985FB8"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JAMS Material Consumption Processing</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459D01D1"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JAMS</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335B7EF3"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Cloud Integration</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582209D1"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FSM E2E</w:t>
            </w:r>
          </w:p>
        </w:tc>
      </w:tr>
      <w:tr w:rsidR="00DB696B" w:rsidRPr="00DB696B" w14:paraId="469B902D"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134EFCDE"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INT-33</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58479D60"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JAMS Billing Processing</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4E6D45B7"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JAMS</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51184F27"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Cloud Integration</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2CA1648F"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FSM E2E</w:t>
            </w:r>
          </w:p>
        </w:tc>
      </w:tr>
      <w:tr w:rsidR="00DB696B" w:rsidRPr="00DB696B" w14:paraId="61FB0708"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58F6DA19"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INT-34</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1119E36D"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JAMS Job Creation (Project) Processing</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2936871E"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JAMS</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BEA5E6B"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Cloud Integration</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59350483"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FSM E2E</w:t>
            </w:r>
          </w:p>
        </w:tc>
      </w:tr>
      <w:tr w:rsidR="00DB696B" w:rsidRPr="00DB696B" w14:paraId="20B421D0"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764997E4"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INT-35</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00550BCE"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Cost Object Export to Concur</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59B2889E"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31300ABD"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Concur</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1B18C7C2"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STANDARD</w:t>
            </w:r>
          </w:p>
        </w:tc>
      </w:tr>
      <w:tr w:rsidR="00DB696B" w:rsidRPr="00DB696B" w14:paraId="172FD2D4"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3981F537"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INT-36</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49A911DA"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Expense Report Postings</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761EADFC"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Concur</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12059BEE"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7C3BA4D7"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STANDARD</w:t>
            </w:r>
          </w:p>
        </w:tc>
      </w:tr>
      <w:tr w:rsidR="00DB696B" w:rsidRPr="00DB696B" w14:paraId="4362FF36"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20B7D946"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INT-37</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48170621" w14:textId="7C7C9ABE"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Financial Configuration Expor</w:t>
            </w:r>
            <w:r w:rsidR="00791EEC">
              <w:rPr>
                <w:rFonts w:asciiTheme="majorHAnsi" w:eastAsia="Times New Roman" w:hAnsiTheme="majorHAnsi" w:cstheme="majorHAnsi"/>
                <w:color w:val="000000"/>
                <w:sz w:val="20"/>
                <w:szCs w:val="20"/>
                <w:lang w:eastAsia="en-AU"/>
              </w:rPr>
              <w:t>t</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36530691"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A2FB5B4"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Concur</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035A89BE"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STANDARD</w:t>
            </w:r>
          </w:p>
        </w:tc>
      </w:tr>
      <w:tr w:rsidR="00DB696B" w:rsidRPr="00DB696B" w14:paraId="1809FA04"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47E59581"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INT-38</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4DA55C5D"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Company Code Replication</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5BD54834"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03FECBA"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ACMO</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4F695C62"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OUT-API</w:t>
            </w:r>
          </w:p>
        </w:tc>
      </w:tr>
      <w:tr w:rsidR="00DB696B" w:rsidRPr="00DB696B" w14:paraId="7FDE99B3"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51C919D5"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INT-39</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2AF0EAEE"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GL Account Replication</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77716B2C"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55297876"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ACMO</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32FF1BE9"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OUT-API</w:t>
            </w:r>
          </w:p>
        </w:tc>
      </w:tr>
      <w:tr w:rsidR="00DB696B" w:rsidRPr="00DB696B" w14:paraId="5E2B53B1"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19BB62FD"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INT-40</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44D13A3C"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Tax Code Replication</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29B3DDB9"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744DD872"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ACMO</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6975903D"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OUT-API</w:t>
            </w:r>
          </w:p>
        </w:tc>
      </w:tr>
      <w:tr w:rsidR="00DB696B" w:rsidRPr="00DB696B" w14:paraId="1D96B1FD"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3F369DD8"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INT-41</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2D523A91"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Payment Terms Replication</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469D9103"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5D0ECBE"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ACMO</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5B1707E5"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OUT-API</w:t>
            </w:r>
          </w:p>
        </w:tc>
      </w:tr>
      <w:tr w:rsidR="00DB696B" w:rsidRPr="00DB696B" w14:paraId="7F38C6AF"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3936E990"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INT-42</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0AAB0B10"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Supplier Master Replication</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5ED41ECE"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AAEB54F"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ACMO</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6B6E3D76"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OUT-API</w:t>
            </w:r>
          </w:p>
        </w:tc>
      </w:tr>
      <w:tr w:rsidR="00DB696B" w:rsidRPr="00DB696B" w14:paraId="2581B872"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402B1A4A"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INT-43</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509C6651"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Purchase Order Replication</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1B0E1EAC"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7BB7FE2"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ACMO</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3F25BAF2"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OUT-API</w:t>
            </w:r>
          </w:p>
        </w:tc>
      </w:tr>
      <w:tr w:rsidR="00DB696B" w:rsidRPr="00DB696B" w14:paraId="18426437"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7C8DC1C8"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INT-44</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655003B9"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Goods Receipts Replication</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49ABC9F7"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5E6FE8F0"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ACMO</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064821B9"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OUT-API</w:t>
            </w:r>
          </w:p>
        </w:tc>
      </w:tr>
      <w:tr w:rsidR="00DB696B" w:rsidRPr="00DB696B" w14:paraId="432DBF0F"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460B59B0"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INT-45</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3C7C8842"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Supplier Invoice Status Replication</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10842538"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389495A2"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ACMO</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373D3BD9"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OUT-API</w:t>
            </w:r>
          </w:p>
        </w:tc>
      </w:tr>
      <w:tr w:rsidR="00DB696B" w:rsidRPr="00DB696B" w14:paraId="1BF58E4C"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4D078A60"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INT-46</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35545C3E"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Supplier Invoice Posting</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0063886D"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ACMO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5755F2B"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02D0B67D"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IN-API</w:t>
            </w:r>
          </w:p>
        </w:tc>
      </w:tr>
      <w:tr w:rsidR="00DB696B" w:rsidRPr="00DB696B" w14:paraId="2B7B9C4D"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3660C5B5"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INT-47</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398D8127"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Supplier Invoice Attachment Posting</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04A08B31"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ACMO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1E0877FF"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45F03705"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IN-API</w:t>
            </w:r>
          </w:p>
        </w:tc>
      </w:tr>
      <w:tr w:rsidR="00DB696B" w:rsidRPr="00DB696B" w14:paraId="793C7C46" w14:textId="77777777" w:rsidTr="00B754A1">
        <w:trPr>
          <w:trHeight w:val="30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4027F583"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INT-48</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58027DA0"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 xml:space="preserve">Supplier Creation/Update </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729A5790"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Beakon</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61E137E"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6ADE9D11"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IN-API</w:t>
            </w:r>
          </w:p>
        </w:tc>
      </w:tr>
      <w:tr w:rsidR="00DB696B" w:rsidRPr="00DB696B" w14:paraId="19FAD259" w14:textId="77777777" w:rsidTr="00B754A1">
        <w:trPr>
          <w:trHeight w:val="30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2078873D"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INT-49</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4AE8E1BD"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Supplier Updates</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6328DA70"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3150DF2B"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Beakon</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068E3E5B"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OUT-API</w:t>
            </w:r>
          </w:p>
        </w:tc>
      </w:tr>
      <w:tr w:rsidR="00DB696B" w:rsidRPr="00DB696B" w14:paraId="64A8CCC4"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46645708"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INT-50</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126B9850"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Project Code Replication for Timesheets</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44BEF6B3"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6D0B0F5C"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WFS</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5C59308F"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OUT-API</w:t>
            </w:r>
          </w:p>
        </w:tc>
      </w:tr>
      <w:tr w:rsidR="00DB696B" w:rsidRPr="00DB696B" w14:paraId="28454639"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3AC46DD8"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INT-51</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1CB6CDDD"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Service Order Replication for Timesheets</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2C045B52"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3E302FEE"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WFS</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59ABA0D1"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OUT-API</w:t>
            </w:r>
          </w:p>
        </w:tc>
      </w:tr>
      <w:tr w:rsidR="00DB696B" w:rsidRPr="00DB696B" w14:paraId="60FE02D3"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04A3B973"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INT-52</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180E21DC"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Labour Timesheets</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7135A76C"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WFS</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3264C469"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5ECFB274"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IN-API</w:t>
            </w:r>
          </w:p>
        </w:tc>
      </w:tr>
      <w:tr w:rsidR="00DB696B" w:rsidRPr="00DB696B" w14:paraId="0916693A"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0BBF4E12"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INT-53</w:t>
            </w:r>
          </w:p>
        </w:tc>
        <w:tc>
          <w:tcPr>
            <w:tcW w:w="3926" w:type="dxa"/>
            <w:tcBorders>
              <w:top w:val="single" w:sz="4" w:space="0" w:color="auto"/>
              <w:left w:val="single" w:sz="4" w:space="0" w:color="auto"/>
              <w:bottom w:val="single" w:sz="4" w:space="0" w:color="auto"/>
              <w:right w:val="single" w:sz="4" w:space="0" w:color="auto"/>
            </w:tcBorders>
            <w:noWrap/>
            <w:vAlign w:val="center"/>
            <w:hideMark/>
          </w:tcPr>
          <w:p w14:paraId="4522ADDA"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Equipment Usage</w:t>
            </w:r>
          </w:p>
        </w:tc>
        <w:tc>
          <w:tcPr>
            <w:tcW w:w="1749" w:type="dxa"/>
            <w:tcBorders>
              <w:top w:val="single" w:sz="4" w:space="0" w:color="auto"/>
              <w:left w:val="single" w:sz="4" w:space="0" w:color="auto"/>
              <w:bottom w:val="single" w:sz="4" w:space="0" w:color="auto"/>
              <w:right w:val="single" w:sz="4" w:space="0" w:color="auto"/>
            </w:tcBorders>
            <w:noWrap/>
            <w:vAlign w:val="center"/>
            <w:hideMark/>
          </w:tcPr>
          <w:p w14:paraId="5E746F91"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WFS</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33E8F2AE"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683" w:type="dxa"/>
            <w:tcBorders>
              <w:top w:val="single" w:sz="4" w:space="0" w:color="auto"/>
              <w:left w:val="single" w:sz="4" w:space="0" w:color="auto"/>
              <w:bottom w:val="single" w:sz="4" w:space="0" w:color="auto"/>
              <w:right w:val="single" w:sz="4" w:space="0" w:color="auto"/>
            </w:tcBorders>
            <w:noWrap/>
            <w:vAlign w:val="center"/>
            <w:hideMark/>
          </w:tcPr>
          <w:p w14:paraId="0AB2D15C" w14:textId="77777777" w:rsidR="00DB696B" w:rsidRPr="00B754A1" w:rsidRDefault="00DB696B"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IN-API</w:t>
            </w:r>
          </w:p>
        </w:tc>
      </w:tr>
      <w:tr w:rsidR="00C5024A" w:rsidRPr="00DB696B" w14:paraId="178F7A0A"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tcPr>
          <w:p w14:paraId="692C66CB" w14:textId="6BAEC464" w:rsidR="00C5024A" w:rsidRPr="00B754A1" w:rsidRDefault="00C5024A"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INT-54</w:t>
            </w:r>
          </w:p>
        </w:tc>
        <w:tc>
          <w:tcPr>
            <w:tcW w:w="3926" w:type="dxa"/>
            <w:tcBorders>
              <w:top w:val="single" w:sz="4" w:space="0" w:color="auto"/>
              <w:left w:val="single" w:sz="4" w:space="0" w:color="auto"/>
              <w:bottom w:val="single" w:sz="4" w:space="0" w:color="auto"/>
              <w:right w:val="single" w:sz="4" w:space="0" w:color="auto"/>
            </w:tcBorders>
            <w:noWrap/>
            <w:vAlign w:val="center"/>
          </w:tcPr>
          <w:p w14:paraId="67707095" w14:textId="3551E8B4" w:rsidR="00C5024A" w:rsidRPr="00B754A1" w:rsidRDefault="00C5024A"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D4C Data Replication</w:t>
            </w:r>
            <w:r w:rsidR="00D35788">
              <w:rPr>
                <w:rFonts w:asciiTheme="majorHAnsi" w:eastAsia="Times New Roman" w:hAnsiTheme="majorHAnsi" w:cstheme="majorHAnsi"/>
                <w:color w:val="000000"/>
                <w:sz w:val="20"/>
                <w:szCs w:val="20"/>
                <w:lang w:eastAsia="en-AU"/>
              </w:rPr>
              <w:t>*</w:t>
            </w:r>
          </w:p>
        </w:tc>
        <w:tc>
          <w:tcPr>
            <w:tcW w:w="1749" w:type="dxa"/>
            <w:tcBorders>
              <w:top w:val="single" w:sz="4" w:space="0" w:color="auto"/>
              <w:left w:val="single" w:sz="4" w:space="0" w:color="auto"/>
              <w:bottom w:val="single" w:sz="4" w:space="0" w:color="auto"/>
              <w:right w:val="single" w:sz="4" w:space="0" w:color="auto"/>
            </w:tcBorders>
            <w:noWrap/>
            <w:vAlign w:val="center"/>
          </w:tcPr>
          <w:p w14:paraId="5F9BE11D" w14:textId="68695CB4" w:rsidR="00C5024A" w:rsidRPr="00B754A1" w:rsidRDefault="00C5024A"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701" w:type="dxa"/>
            <w:tcBorders>
              <w:top w:val="single" w:sz="4" w:space="0" w:color="auto"/>
              <w:left w:val="single" w:sz="4" w:space="0" w:color="auto"/>
              <w:bottom w:val="single" w:sz="4" w:space="0" w:color="auto"/>
              <w:right w:val="single" w:sz="4" w:space="0" w:color="auto"/>
            </w:tcBorders>
            <w:noWrap/>
            <w:vAlign w:val="center"/>
          </w:tcPr>
          <w:p w14:paraId="7A17FF55" w14:textId="2D1652F0" w:rsidR="00C5024A" w:rsidRPr="00B754A1" w:rsidRDefault="00C5024A"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D4C Data Warehouse</w:t>
            </w:r>
          </w:p>
        </w:tc>
        <w:tc>
          <w:tcPr>
            <w:tcW w:w="1683" w:type="dxa"/>
            <w:tcBorders>
              <w:top w:val="single" w:sz="4" w:space="0" w:color="auto"/>
              <w:left w:val="single" w:sz="4" w:space="0" w:color="auto"/>
              <w:bottom w:val="single" w:sz="4" w:space="0" w:color="auto"/>
              <w:right w:val="single" w:sz="4" w:space="0" w:color="auto"/>
            </w:tcBorders>
            <w:noWrap/>
            <w:vAlign w:val="center"/>
          </w:tcPr>
          <w:p w14:paraId="05AB4C01" w14:textId="4C788A18" w:rsidR="00C5024A" w:rsidRPr="00B754A1" w:rsidRDefault="00C5024A"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BDC</w:t>
            </w:r>
          </w:p>
        </w:tc>
      </w:tr>
      <w:tr w:rsidR="00C5024A" w:rsidRPr="00DB696B" w14:paraId="6CEDA439"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tcPr>
          <w:p w14:paraId="7363FCFB" w14:textId="47568A71" w:rsidR="00C5024A" w:rsidRPr="00B754A1" w:rsidRDefault="00C5024A"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INT-55</w:t>
            </w:r>
          </w:p>
        </w:tc>
        <w:tc>
          <w:tcPr>
            <w:tcW w:w="3926" w:type="dxa"/>
            <w:tcBorders>
              <w:top w:val="single" w:sz="4" w:space="0" w:color="auto"/>
              <w:left w:val="single" w:sz="4" w:space="0" w:color="auto"/>
              <w:bottom w:val="single" w:sz="4" w:space="0" w:color="auto"/>
              <w:right w:val="single" w:sz="4" w:space="0" w:color="auto"/>
            </w:tcBorders>
            <w:noWrap/>
            <w:vAlign w:val="center"/>
          </w:tcPr>
          <w:p w14:paraId="5DED2C62" w14:textId="2259092D" w:rsidR="00C5024A" w:rsidRPr="00B754A1" w:rsidRDefault="00C5024A"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Service Stream Data Replication</w:t>
            </w:r>
            <w:r w:rsidR="00D35788">
              <w:rPr>
                <w:rFonts w:asciiTheme="majorHAnsi" w:eastAsia="Times New Roman" w:hAnsiTheme="majorHAnsi" w:cstheme="majorHAnsi"/>
                <w:color w:val="000000"/>
                <w:sz w:val="20"/>
                <w:szCs w:val="20"/>
                <w:lang w:eastAsia="en-AU"/>
              </w:rPr>
              <w:t>*</w:t>
            </w:r>
          </w:p>
        </w:tc>
        <w:tc>
          <w:tcPr>
            <w:tcW w:w="1749" w:type="dxa"/>
            <w:tcBorders>
              <w:top w:val="single" w:sz="4" w:space="0" w:color="auto"/>
              <w:left w:val="single" w:sz="4" w:space="0" w:color="auto"/>
              <w:bottom w:val="single" w:sz="4" w:space="0" w:color="auto"/>
              <w:right w:val="single" w:sz="4" w:space="0" w:color="auto"/>
            </w:tcBorders>
            <w:noWrap/>
            <w:vAlign w:val="center"/>
          </w:tcPr>
          <w:p w14:paraId="6ECC8789" w14:textId="3F0BECE9" w:rsidR="00C5024A" w:rsidRPr="00B754A1" w:rsidRDefault="00C5024A"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S/4HANA</w:t>
            </w:r>
          </w:p>
        </w:tc>
        <w:tc>
          <w:tcPr>
            <w:tcW w:w="1701" w:type="dxa"/>
            <w:tcBorders>
              <w:top w:val="single" w:sz="4" w:space="0" w:color="auto"/>
              <w:left w:val="single" w:sz="4" w:space="0" w:color="auto"/>
              <w:bottom w:val="single" w:sz="4" w:space="0" w:color="auto"/>
              <w:right w:val="single" w:sz="4" w:space="0" w:color="auto"/>
            </w:tcBorders>
            <w:noWrap/>
            <w:vAlign w:val="center"/>
          </w:tcPr>
          <w:p w14:paraId="37788E1A" w14:textId="478C8F05" w:rsidR="00C5024A" w:rsidRPr="00B754A1" w:rsidRDefault="00C5024A" w:rsidP="001B351B">
            <w:pPr>
              <w:spacing w:after="0" w:line="240" w:lineRule="auto"/>
              <w:rPr>
                <w:rFonts w:asciiTheme="majorHAnsi" w:eastAsia="Times New Roman" w:hAnsiTheme="majorHAnsi" w:cstheme="majorHAnsi"/>
                <w:color w:val="000000"/>
                <w:sz w:val="20"/>
                <w:szCs w:val="20"/>
                <w:lang w:eastAsia="en-AU"/>
              </w:rPr>
            </w:pPr>
            <w:r w:rsidRPr="00B754A1">
              <w:rPr>
                <w:rFonts w:asciiTheme="majorHAnsi" w:eastAsia="Times New Roman" w:hAnsiTheme="majorHAnsi" w:cstheme="majorHAnsi"/>
                <w:color w:val="000000"/>
                <w:sz w:val="20"/>
                <w:szCs w:val="20"/>
                <w:lang w:eastAsia="en-AU"/>
              </w:rPr>
              <w:t>SSM Data Lake</w:t>
            </w:r>
          </w:p>
        </w:tc>
        <w:tc>
          <w:tcPr>
            <w:tcW w:w="1683" w:type="dxa"/>
            <w:tcBorders>
              <w:top w:val="single" w:sz="4" w:space="0" w:color="auto"/>
              <w:left w:val="single" w:sz="4" w:space="0" w:color="auto"/>
              <w:bottom w:val="single" w:sz="4" w:space="0" w:color="auto"/>
              <w:right w:val="single" w:sz="4" w:space="0" w:color="auto"/>
            </w:tcBorders>
            <w:noWrap/>
            <w:vAlign w:val="center"/>
          </w:tcPr>
          <w:p w14:paraId="26F054B0" w14:textId="76578DA0" w:rsidR="00C5024A" w:rsidRPr="00B754A1" w:rsidRDefault="00C5024A" w:rsidP="001B351B">
            <w:pPr>
              <w:spacing w:after="0" w:line="240" w:lineRule="auto"/>
              <w:rPr>
                <w:rFonts w:asciiTheme="majorHAnsi" w:eastAsia="Times New Roman" w:hAnsiTheme="majorHAnsi" w:cstheme="majorHAnsi"/>
                <w:color w:val="000000"/>
                <w:sz w:val="20"/>
                <w:szCs w:val="20"/>
                <w:lang w:eastAsia="en-AU"/>
              </w:rPr>
            </w:pPr>
            <w:commentRangeStart w:id="85"/>
            <w:commentRangeStart w:id="86"/>
            <w:r w:rsidRPr="00B754A1">
              <w:rPr>
                <w:rFonts w:asciiTheme="majorHAnsi" w:eastAsia="Times New Roman" w:hAnsiTheme="majorHAnsi" w:cstheme="majorHAnsi"/>
                <w:color w:val="000000"/>
                <w:sz w:val="20"/>
                <w:szCs w:val="20"/>
                <w:lang w:eastAsia="en-AU"/>
              </w:rPr>
              <w:t>BDC</w:t>
            </w:r>
            <w:commentRangeEnd w:id="85"/>
            <w:r w:rsidR="00F73D1F" w:rsidRPr="00B754A1">
              <w:rPr>
                <w:rStyle w:val="CommentReference"/>
                <w:rFonts w:asciiTheme="majorHAnsi" w:eastAsia="Times New Roman" w:hAnsiTheme="majorHAnsi" w:cstheme="majorHAnsi"/>
                <w:color w:val="000000"/>
                <w:sz w:val="20"/>
                <w:szCs w:val="20"/>
                <w:lang w:eastAsia="en-AU"/>
              </w:rPr>
              <w:commentReference w:id="85"/>
            </w:r>
            <w:commentRangeEnd w:id="86"/>
            <w:r w:rsidRPr="00B754A1">
              <w:rPr>
                <w:rStyle w:val="CommentReference"/>
                <w:rFonts w:asciiTheme="majorHAnsi" w:eastAsia="Times New Roman" w:hAnsiTheme="majorHAnsi" w:cstheme="majorHAnsi"/>
                <w:color w:val="000000"/>
                <w:sz w:val="20"/>
                <w:szCs w:val="20"/>
                <w:lang w:eastAsia="en-AU"/>
              </w:rPr>
              <w:commentReference w:id="86"/>
            </w:r>
          </w:p>
        </w:tc>
      </w:tr>
      <w:tr w:rsidR="00B754A1" w:rsidRPr="00DB696B" w14:paraId="422CCD99" w14:textId="77777777" w:rsidTr="00B754A1">
        <w:trPr>
          <w:trHeight w:val="168"/>
        </w:trPr>
        <w:tc>
          <w:tcPr>
            <w:tcW w:w="988" w:type="dxa"/>
            <w:tcBorders>
              <w:top w:val="single" w:sz="4" w:space="0" w:color="auto"/>
              <w:left w:val="single" w:sz="4" w:space="0" w:color="auto"/>
              <w:bottom w:val="single" w:sz="4" w:space="0" w:color="auto"/>
              <w:right w:val="single" w:sz="4" w:space="0" w:color="auto"/>
            </w:tcBorders>
            <w:noWrap/>
            <w:vAlign w:val="center"/>
          </w:tcPr>
          <w:p w14:paraId="37134A27" w14:textId="5E31F48D" w:rsidR="00B754A1" w:rsidRPr="00B754A1" w:rsidRDefault="00B754A1" w:rsidP="001B351B">
            <w:pPr>
              <w:pStyle w:val="03Text"/>
              <w:spacing w:before="0" w:after="0"/>
            </w:pPr>
            <w:r w:rsidRPr="004D6A94">
              <w:t>INT-56</w:t>
            </w:r>
          </w:p>
        </w:tc>
        <w:tc>
          <w:tcPr>
            <w:tcW w:w="3926" w:type="dxa"/>
            <w:tcBorders>
              <w:top w:val="single" w:sz="4" w:space="0" w:color="auto"/>
              <w:left w:val="single" w:sz="4" w:space="0" w:color="auto"/>
              <w:bottom w:val="single" w:sz="4" w:space="0" w:color="auto"/>
              <w:right w:val="single" w:sz="4" w:space="0" w:color="auto"/>
            </w:tcBorders>
            <w:noWrap/>
            <w:vAlign w:val="center"/>
          </w:tcPr>
          <w:p w14:paraId="7A1087B7" w14:textId="3D7FBF22" w:rsidR="00B754A1" w:rsidRPr="00B754A1" w:rsidRDefault="00B754A1" w:rsidP="001B351B">
            <w:pPr>
              <w:pStyle w:val="03Text"/>
              <w:spacing w:before="0" w:after="0"/>
            </w:pPr>
            <w:r w:rsidRPr="004D6A94">
              <w:t>MDFS Service Order Creation/Update Processing</w:t>
            </w:r>
          </w:p>
        </w:tc>
        <w:tc>
          <w:tcPr>
            <w:tcW w:w="1749" w:type="dxa"/>
            <w:tcBorders>
              <w:top w:val="single" w:sz="4" w:space="0" w:color="auto"/>
              <w:left w:val="single" w:sz="4" w:space="0" w:color="auto"/>
              <w:bottom w:val="single" w:sz="4" w:space="0" w:color="auto"/>
              <w:right w:val="single" w:sz="4" w:space="0" w:color="auto"/>
            </w:tcBorders>
            <w:noWrap/>
            <w:vAlign w:val="center"/>
          </w:tcPr>
          <w:p w14:paraId="6733779B" w14:textId="68D44321" w:rsidR="00B754A1" w:rsidRPr="00B754A1" w:rsidRDefault="00B754A1" w:rsidP="001B351B">
            <w:pPr>
              <w:pStyle w:val="03Text"/>
              <w:spacing w:before="0" w:after="0"/>
            </w:pPr>
            <w:r w:rsidRPr="004D6A94">
              <w:t>MDFS</w:t>
            </w:r>
          </w:p>
        </w:tc>
        <w:tc>
          <w:tcPr>
            <w:tcW w:w="1701" w:type="dxa"/>
            <w:tcBorders>
              <w:top w:val="single" w:sz="4" w:space="0" w:color="auto"/>
              <w:left w:val="single" w:sz="4" w:space="0" w:color="auto"/>
              <w:bottom w:val="single" w:sz="4" w:space="0" w:color="auto"/>
              <w:right w:val="single" w:sz="4" w:space="0" w:color="auto"/>
            </w:tcBorders>
            <w:noWrap/>
            <w:vAlign w:val="center"/>
          </w:tcPr>
          <w:p w14:paraId="3C806687" w14:textId="322049A4" w:rsidR="00B754A1" w:rsidRPr="00B754A1" w:rsidRDefault="00B754A1" w:rsidP="001B351B">
            <w:pPr>
              <w:pStyle w:val="03Text"/>
              <w:spacing w:before="0" w:after="0"/>
            </w:pPr>
            <w:r w:rsidRPr="004D6A94">
              <w:t>Cloud Integration</w:t>
            </w:r>
          </w:p>
        </w:tc>
        <w:tc>
          <w:tcPr>
            <w:tcW w:w="1683" w:type="dxa"/>
            <w:tcBorders>
              <w:top w:val="single" w:sz="4" w:space="0" w:color="auto"/>
              <w:left w:val="single" w:sz="4" w:space="0" w:color="auto"/>
              <w:bottom w:val="single" w:sz="4" w:space="0" w:color="auto"/>
              <w:right w:val="single" w:sz="4" w:space="0" w:color="auto"/>
            </w:tcBorders>
            <w:noWrap/>
            <w:vAlign w:val="center"/>
          </w:tcPr>
          <w:p w14:paraId="24EA0E21" w14:textId="1BB5EDB3" w:rsidR="00B754A1" w:rsidRPr="00B754A1" w:rsidRDefault="00B754A1" w:rsidP="001B351B">
            <w:pPr>
              <w:pStyle w:val="03Text"/>
              <w:spacing w:before="0" w:after="0"/>
            </w:pPr>
            <w:r w:rsidRPr="004D6A94">
              <w:t>FSM E2E</w:t>
            </w:r>
          </w:p>
        </w:tc>
      </w:tr>
      <w:tr w:rsidR="00B754A1" w:rsidRPr="00DB696B" w14:paraId="5C6014DF"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tcPr>
          <w:p w14:paraId="5413BDAD" w14:textId="3D29D2C6" w:rsidR="00B754A1" w:rsidRPr="00B754A1" w:rsidRDefault="00B754A1" w:rsidP="001B351B">
            <w:pPr>
              <w:pStyle w:val="03Text"/>
              <w:spacing w:before="0" w:after="0"/>
            </w:pPr>
            <w:r w:rsidRPr="004D6A94">
              <w:t>INT-57</w:t>
            </w:r>
          </w:p>
        </w:tc>
        <w:tc>
          <w:tcPr>
            <w:tcW w:w="3926" w:type="dxa"/>
            <w:tcBorders>
              <w:top w:val="single" w:sz="4" w:space="0" w:color="auto"/>
              <w:left w:val="single" w:sz="4" w:space="0" w:color="auto"/>
              <w:bottom w:val="single" w:sz="4" w:space="0" w:color="auto"/>
              <w:right w:val="single" w:sz="4" w:space="0" w:color="auto"/>
            </w:tcBorders>
            <w:noWrap/>
            <w:vAlign w:val="center"/>
          </w:tcPr>
          <w:p w14:paraId="14607576" w14:textId="0887D2EB" w:rsidR="00B754A1" w:rsidRPr="00B754A1" w:rsidRDefault="00B754A1" w:rsidP="001B351B">
            <w:pPr>
              <w:pStyle w:val="03Text"/>
              <w:spacing w:before="0" w:after="0"/>
            </w:pPr>
            <w:r w:rsidRPr="004D6A94">
              <w:t>MDFS Work Confirmation Processing</w:t>
            </w:r>
          </w:p>
        </w:tc>
        <w:tc>
          <w:tcPr>
            <w:tcW w:w="1749" w:type="dxa"/>
            <w:tcBorders>
              <w:top w:val="single" w:sz="4" w:space="0" w:color="auto"/>
              <w:left w:val="single" w:sz="4" w:space="0" w:color="auto"/>
              <w:bottom w:val="single" w:sz="4" w:space="0" w:color="auto"/>
              <w:right w:val="single" w:sz="4" w:space="0" w:color="auto"/>
            </w:tcBorders>
            <w:noWrap/>
            <w:vAlign w:val="center"/>
          </w:tcPr>
          <w:p w14:paraId="5386DAA6" w14:textId="5DB344CE" w:rsidR="00B754A1" w:rsidRPr="00B754A1" w:rsidRDefault="00B754A1" w:rsidP="001B351B">
            <w:pPr>
              <w:pStyle w:val="03Text"/>
              <w:spacing w:before="0" w:after="0"/>
            </w:pPr>
            <w:r w:rsidRPr="004D6A94">
              <w:t>MDFS</w:t>
            </w:r>
          </w:p>
        </w:tc>
        <w:tc>
          <w:tcPr>
            <w:tcW w:w="1701" w:type="dxa"/>
            <w:tcBorders>
              <w:top w:val="single" w:sz="4" w:space="0" w:color="auto"/>
              <w:left w:val="single" w:sz="4" w:space="0" w:color="auto"/>
              <w:bottom w:val="single" w:sz="4" w:space="0" w:color="auto"/>
              <w:right w:val="single" w:sz="4" w:space="0" w:color="auto"/>
            </w:tcBorders>
            <w:noWrap/>
            <w:vAlign w:val="center"/>
          </w:tcPr>
          <w:p w14:paraId="777F07A4" w14:textId="41637EF5" w:rsidR="00B754A1" w:rsidRPr="00B754A1" w:rsidRDefault="00B754A1" w:rsidP="001B351B">
            <w:pPr>
              <w:pStyle w:val="03Text"/>
              <w:spacing w:before="0" w:after="0"/>
            </w:pPr>
            <w:r w:rsidRPr="004D6A94">
              <w:t>Cloud Integration</w:t>
            </w:r>
          </w:p>
        </w:tc>
        <w:tc>
          <w:tcPr>
            <w:tcW w:w="1683" w:type="dxa"/>
            <w:tcBorders>
              <w:top w:val="single" w:sz="4" w:space="0" w:color="auto"/>
              <w:left w:val="single" w:sz="4" w:space="0" w:color="auto"/>
              <w:bottom w:val="single" w:sz="4" w:space="0" w:color="auto"/>
              <w:right w:val="single" w:sz="4" w:space="0" w:color="auto"/>
            </w:tcBorders>
            <w:noWrap/>
            <w:vAlign w:val="center"/>
          </w:tcPr>
          <w:p w14:paraId="5F5509A6" w14:textId="210A5AF7" w:rsidR="00B754A1" w:rsidRPr="00B754A1" w:rsidRDefault="00B754A1" w:rsidP="001B351B">
            <w:pPr>
              <w:pStyle w:val="03Text"/>
              <w:spacing w:before="0" w:after="0"/>
            </w:pPr>
            <w:r w:rsidRPr="004D6A94">
              <w:t>FSM E2E</w:t>
            </w:r>
          </w:p>
        </w:tc>
      </w:tr>
      <w:tr w:rsidR="00B754A1" w:rsidRPr="00DB696B" w14:paraId="7E9531FF"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tcPr>
          <w:p w14:paraId="7338CAB5" w14:textId="1D58F475" w:rsidR="00B754A1" w:rsidRPr="00B754A1" w:rsidRDefault="00B754A1" w:rsidP="001B351B">
            <w:pPr>
              <w:pStyle w:val="03Text"/>
              <w:spacing w:before="0" w:after="0"/>
            </w:pPr>
            <w:r w:rsidRPr="004D6A94">
              <w:t>INT-58</w:t>
            </w:r>
          </w:p>
        </w:tc>
        <w:tc>
          <w:tcPr>
            <w:tcW w:w="3926" w:type="dxa"/>
            <w:tcBorders>
              <w:top w:val="single" w:sz="4" w:space="0" w:color="auto"/>
              <w:left w:val="single" w:sz="4" w:space="0" w:color="auto"/>
              <w:bottom w:val="single" w:sz="4" w:space="0" w:color="auto"/>
              <w:right w:val="single" w:sz="4" w:space="0" w:color="auto"/>
            </w:tcBorders>
            <w:noWrap/>
            <w:vAlign w:val="center"/>
          </w:tcPr>
          <w:p w14:paraId="64C5779D" w14:textId="78A6E8F8" w:rsidR="00B754A1" w:rsidRPr="00B754A1" w:rsidRDefault="00B754A1" w:rsidP="001B351B">
            <w:pPr>
              <w:pStyle w:val="03Text"/>
              <w:spacing w:before="0" w:after="0"/>
            </w:pPr>
            <w:r w:rsidRPr="004D6A94">
              <w:t>MDFS Subcontractor Claim Processing</w:t>
            </w:r>
          </w:p>
        </w:tc>
        <w:tc>
          <w:tcPr>
            <w:tcW w:w="1749" w:type="dxa"/>
            <w:tcBorders>
              <w:top w:val="single" w:sz="4" w:space="0" w:color="auto"/>
              <w:left w:val="single" w:sz="4" w:space="0" w:color="auto"/>
              <w:bottom w:val="single" w:sz="4" w:space="0" w:color="auto"/>
              <w:right w:val="single" w:sz="4" w:space="0" w:color="auto"/>
            </w:tcBorders>
            <w:noWrap/>
            <w:vAlign w:val="center"/>
          </w:tcPr>
          <w:p w14:paraId="068AB79A" w14:textId="36446256" w:rsidR="00B754A1" w:rsidRPr="00B754A1" w:rsidRDefault="00B754A1" w:rsidP="001B351B">
            <w:pPr>
              <w:pStyle w:val="03Text"/>
              <w:spacing w:before="0" w:after="0"/>
            </w:pPr>
            <w:r w:rsidRPr="004D6A94">
              <w:t>MDFS</w:t>
            </w:r>
          </w:p>
        </w:tc>
        <w:tc>
          <w:tcPr>
            <w:tcW w:w="1701" w:type="dxa"/>
            <w:tcBorders>
              <w:top w:val="single" w:sz="4" w:space="0" w:color="auto"/>
              <w:left w:val="single" w:sz="4" w:space="0" w:color="auto"/>
              <w:bottom w:val="single" w:sz="4" w:space="0" w:color="auto"/>
              <w:right w:val="single" w:sz="4" w:space="0" w:color="auto"/>
            </w:tcBorders>
            <w:noWrap/>
            <w:vAlign w:val="center"/>
          </w:tcPr>
          <w:p w14:paraId="12B24233" w14:textId="787D5AF9" w:rsidR="00B754A1" w:rsidRPr="00B754A1" w:rsidRDefault="00B754A1" w:rsidP="001B351B">
            <w:pPr>
              <w:pStyle w:val="03Text"/>
              <w:spacing w:before="0" w:after="0"/>
            </w:pPr>
            <w:r w:rsidRPr="004D6A94">
              <w:t>Cloud Integration</w:t>
            </w:r>
          </w:p>
        </w:tc>
        <w:tc>
          <w:tcPr>
            <w:tcW w:w="1683" w:type="dxa"/>
            <w:tcBorders>
              <w:top w:val="single" w:sz="4" w:space="0" w:color="auto"/>
              <w:left w:val="single" w:sz="4" w:space="0" w:color="auto"/>
              <w:bottom w:val="single" w:sz="4" w:space="0" w:color="auto"/>
              <w:right w:val="single" w:sz="4" w:space="0" w:color="auto"/>
            </w:tcBorders>
            <w:noWrap/>
            <w:vAlign w:val="center"/>
          </w:tcPr>
          <w:p w14:paraId="5BA25B4B" w14:textId="7C180B93" w:rsidR="00B754A1" w:rsidRPr="00B754A1" w:rsidRDefault="00B754A1" w:rsidP="001B351B">
            <w:pPr>
              <w:pStyle w:val="03Text"/>
              <w:spacing w:before="0" w:after="0"/>
            </w:pPr>
            <w:r w:rsidRPr="004D6A94">
              <w:t>FSM E2E</w:t>
            </w:r>
          </w:p>
        </w:tc>
      </w:tr>
      <w:tr w:rsidR="00B754A1" w:rsidRPr="00DB696B" w14:paraId="144BD23A"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tcPr>
          <w:p w14:paraId="48725BAC" w14:textId="0A7D6160" w:rsidR="00B754A1" w:rsidRPr="00B754A1" w:rsidRDefault="00B754A1" w:rsidP="001B351B">
            <w:pPr>
              <w:pStyle w:val="03Text"/>
              <w:spacing w:before="0" w:after="0"/>
            </w:pPr>
            <w:r w:rsidRPr="004D6A94">
              <w:t>INT-59</w:t>
            </w:r>
          </w:p>
        </w:tc>
        <w:tc>
          <w:tcPr>
            <w:tcW w:w="3926" w:type="dxa"/>
            <w:tcBorders>
              <w:top w:val="single" w:sz="4" w:space="0" w:color="auto"/>
              <w:left w:val="single" w:sz="4" w:space="0" w:color="auto"/>
              <w:bottom w:val="single" w:sz="4" w:space="0" w:color="auto"/>
              <w:right w:val="single" w:sz="4" w:space="0" w:color="auto"/>
            </w:tcBorders>
            <w:noWrap/>
            <w:vAlign w:val="center"/>
          </w:tcPr>
          <w:p w14:paraId="6633AC06" w14:textId="070D4CB0" w:rsidR="00B754A1" w:rsidRPr="00B754A1" w:rsidRDefault="00B754A1" w:rsidP="001B351B">
            <w:pPr>
              <w:pStyle w:val="03Text"/>
              <w:spacing w:before="0" w:after="0"/>
            </w:pPr>
            <w:r w:rsidRPr="004D6A94">
              <w:t>MDFS Work Billing Processing</w:t>
            </w:r>
          </w:p>
        </w:tc>
        <w:tc>
          <w:tcPr>
            <w:tcW w:w="1749" w:type="dxa"/>
            <w:tcBorders>
              <w:top w:val="single" w:sz="4" w:space="0" w:color="auto"/>
              <w:left w:val="single" w:sz="4" w:space="0" w:color="auto"/>
              <w:bottom w:val="single" w:sz="4" w:space="0" w:color="auto"/>
              <w:right w:val="single" w:sz="4" w:space="0" w:color="auto"/>
            </w:tcBorders>
            <w:noWrap/>
            <w:vAlign w:val="center"/>
          </w:tcPr>
          <w:p w14:paraId="675B5A83" w14:textId="2443A0E1" w:rsidR="00B754A1" w:rsidRPr="00B754A1" w:rsidRDefault="00B754A1" w:rsidP="001B351B">
            <w:pPr>
              <w:pStyle w:val="03Text"/>
              <w:spacing w:before="0" w:after="0"/>
            </w:pPr>
            <w:r w:rsidRPr="004D6A94">
              <w:t>MDFS</w:t>
            </w:r>
          </w:p>
        </w:tc>
        <w:tc>
          <w:tcPr>
            <w:tcW w:w="1701" w:type="dxa"/>
            <w:tcBorders>
              <w:top w:val="single" w:sz="4" w:space="0" w:color="auto"/>
              <w:left w:val="single" w:sz="4" w:space="0" w:color="auto"/>
              <w:bottom w:val="single" w:sz="4" w:space="0" w:color="auto"/>
              <w:right w:val="single" w:sz="4" w:space="0" w:color="auto"/>
            </w:tcBorders>
            <w:noWrap/>
            <w:vAlign w:val="center"/>
          </w:tcPr>
          <w:p w14:paraId="36AC48DA" w14:textId="517FA045" w:rsidR="00B754A1" w:rsidRPr="00B754A1" w:rsidRDefault="00B754A1" w:rsidP="001B351B">
            <w:pPr>
              <w:pStyle w:val="03Text"/>
              <w:spacing w:before="0" w:after="0"/>
            </w:pPr>
            <w:r w:rsidRPr="004D6A94">
              <w:t>Cloud Integration</w:t>
            </w:r>
          </w:p>
        </w:tc>
        <w:tc>
          <w:tcPr>
            <w:tcW w:w="1683" w:type="dxa"/>
            <w:tcBorders>
              <w:top w:val="single" w:sz="4" w:space="0" w:color="auto"/>
              <w:left w:val="single" w:sz="4" w:space="0" w:color="auto"/>
              <w:bottom w:val="single" w:sz="4" w:space="0" w:color="auto"/>
              <w:right w:val="single" w:sz="4" w:space="0" w:color="auto"/>
            </w:tcBorders>
            <w:noWrap/>
            <w:vAlign w:val="center"/>
          </w:tcPr>
          <w:p w14:paraId="0A73B74E" w14:textId="28344A50" w:rsidR="00B754A1" w:rsidRPr="00B754A1" w:rsidRDefault="00B754A1" w:rsidP="001B351B">
            <w:pPr>
              <w:pStyle w:val="03Text"/>
              <w:spacing w:before="0" w:after="0"/>
            </w:pPr>
            <w:r w:rsidRPr="004D6A94">
              <w:t>FSM E2E</w:t>
            </w:r>
          </w:p>
        </w:tc>
      </w:tr>
      <w:tr w:rsidR="00B754A1" w:rsidRPr="00DB696B" w14:paraId="0E88BD8B"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tcPr>
          <w:p w14:paraId="648DC361" w14:textId="0386F4A8" w:rsidR="00B754A1" w:rsidRPr="00B754A1" w:rsidRDefault="00B754A1" w:rsidP="001B351B">
            <w:pPr>
              <w:pStyle w:val="03Text"/>
              <w:spacing w:before="0" w:after="0"/>
            </w:pPr>
            <w:r w:rsidRPr="004D6A94">
              <w:t>INT-60</w:t>
            </w:r>
          </w:p>
        </w:tc>
        <w:tc>
          <w:tcPr>
            <w:tcW w:w="3926" w:type="dxa"/>
            <w:tcBorders>
              <w:top w:val="single" w:sz="4" w:space="0" w:color="auto"/>
              <w:left w:val="single" w:sz="4" w:space="0" w:color="auto"/>
              <w:bottom w:val="single" w:sz="4" w:space="0" w:color="auto"/>
              <w:right w:val="single" w:sz="4" w:space="0" w:color="auto"/>
            </w:tcBorders>
            <w:noWrap/>
            <w:vAlign w:val="center"/>
          </w:tcPr>
          <w:p w14:paraId="2D8D465E" w14:textId="6B647E5C" w:rsidR="00B754A1" w:rsidRPr="00B754A1" w:rsidRDefault="00B754A1" w:rsidP="001B351B">
            <w:pPr>
              <w:pStyle w:val="03Text"/>
              <w:spacing w:before="0" w:after="0"/>
            </w:pPr>
            <w:r w:rsidRPr="004D6A94">
              <w:t>MDFS Customer Billing Upload</w:t>
            </w:r>
          </w:p>
        </w:tc>
        <w:tc>
          <w:tcPr>
            <w:tcW w:w="1749" w:type="dxa"/>
            <w:tcBorders>
              <w:top w:val="single" w:sz="4" w:space="0" w:color="auto"/>
              <w:left w:val="single" w:sz="4" w:space="0" w:color="auto"/>
              <w:bottom w:val="single" w:sz="4" w:space="0" w:color="auto"/>
              <w:right w:val="single" w:sz="4" w:space="0" w:color="auto"/>
            </w:tcBorders>
            <w:noWrap/>
            <w:vAlign w:val="center"/>
          </w:tcPr>
          <w:p w14:paraId="1FD14DBB" w14:textId="09508B82" w:rsidR="00B754A1" w:rsidRPr="00B754A1" w:rsidRDefault="00B754A1" w:rsidP="001B351B">
            <w:pPr>
              <w:pStyle w:val="03Text"/>
              <w:spacing w:before="0" w:after="0"/>
            </w:pPr>
            <w:r w:rsidRPr="004D6A94">
              <w:t>MDFS</w:t>
            </w:r>
          </w:p>
        </w:tc>
        <w:tc>
          <w:tcPr>
            <w:tcW w:w="1701" w:type="dxa"/>
            <w:tcBorders>
              <w:top w:val="single" w:sz="4" w:space="0" w:color="auto"/>
              <w:left w:val="single" w:sz="4" w:space="0" w:color="auto"/>
              <w:bottom w:val="single" w:sz="4" w:space="0" w:color="auto"/>
              <w:right w:val="single" w:sz="4" w:space="0" w:color="auto"/>
            </w:tcBorders>
            <w:noWrap/>
            <w:vAlign w:val="center"/>
          </w:tcPr>
          <w:p w14:paraId="3B9FC0A5" w14:textId="7204A5E8" w:rsidR="00B754A1" w:rsidRPr="00B754A1" w:rsidRDefault="00B754A1" w:rsidP="001B351B">
            <w:pPr>
              <w:pStyle w:val="03Text"/>
              <w:spacing w:before="0" w:after="0"/>
            </w:pPr>
            <w:r w:rsidRPr="004D6A94">
              <w:t>S/4HANA</w:t>
            </w:r>
          </w:p>
        </w:tc>
        <w:tc>
          <w:tcPr>
            <w:tcW w:w="1683" w:type="dxa"/>
            <w:tcBorders>
              <w:top w:val="single" w:sz="4" w:space="0" w:color="auto"/>
              <w:left w:val="single" w:sz="4" w:space="0" w:color="auto"/>
              <w:bottom w:val="single" w:sz="4" w:space="0" w:color="auto"/>
              <w:right w:val="single" w:sz="4" w:space="0" w:color="auto"/>
            </w:tcBorders>
            <w:noWrap/>
            <w:vAlign w:val="center"/>
          </w:tcPr>
          <w:p w14:paraId="7AAE5F3E" w14:textId="375DB183" w:rsidR="00B754A1" w:rsidRPr="00B754A1" w:rsidRDefault="00B754A1" w:rsidP="001B351B">
            <w:pPr>
              <w:pStyle w:val="03Text"/>
              <w:spacing w:before="0" w:after="0"/>
            </w:pPr>
            <w:r w:rsidRPr="004D6A94">
              <w:t>Manual</w:t>
            </w:r>
          </w:p>
        </w:tc>
      </w:tr>
      <w:tr w:rsidR="00B754A1" w:rsidRPr="00DB696B" w14:paraId="6F162BBF"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tcPr>
          <w:p w14:paraId="2D57284E" w14:textId="7C5A6AC4" w:rsidR="00B754A1" w:rsidRPr="00B754A1" w:rsidRDefault="00B754A1" w:rsidP="001B351B">
            <w:pPr>
              <w:pStyle w:val="03Text"/>
              <w:spacing w:before="0" w:after="0"/>
            </w:pPr>
            <w:r w:rsidRPr="004D6A94">
              <w:t>INT-61</w:t>
            </w:r>
          </w:p>
        </w:tc>
        <w:tc>
          <w:tcPr>
            <w:tcW w:w="3926" w:type="dxa"/>
            <w:tcBorders>
              <w:top w:val="single" w:sz="4" w:space="0" w:color="auto"/>
              <w:left w:val="single" w:sz="4" w:space="0" w:color="auto"/>
              <w:bottom w:val="single" w:sz="4" w:space="0" w:color="auto"/>
              <w:right w:val="single" w:sz="4" w:space="0" w:color="auto"/>
            </w:tcBorders>
            <w:noWrap/>
            <w:vAlign w:val="center"/>
          </w:tcPr>
          <w:p w14:paraId="03B20B23" w14:textId="33BEE00F" w:rsidR="00B754A1" w:rsidRPr="00B754A1" w:rsidRDefault="00B754A1" w:rsidP="001B351B">
            <w:pPr>
              <w:pStyle w:val="03Text"/>
              <w:spacing w:before="0" w:after="0"/>
            </w:pPr>
            <w:r w:rsidRPr="004D6A94">
              <w:t>MDFS Supplier Invoice Write-back</w:t>
            </w:r>
          </w:p>
        </w:tc>
        <w:tc>
          <w:tcPr>
            <w:tcW w:w="1749" w:type="dxa"/>
            <w:tcBorders>
              <w:top w:val="single" w:sz="4" w:space="0" w:color="auto"/>
              <w:left w:val="single" w:sz="4" w:space="0" w:color="auto"/>
              <w:bottom w:val="single" w:sz="4" w:space="0" w:color="auto"/>
              <w:right w:val="single" w:sz="4" w:space="0" w:color="auto"/>
            </w:tcBorders>
            <w:noWrap/>
            <w:vAlign w:val="center"/>
          </w:tcPr>
          <w:p w14:paraId="6061E62D" w14:textId="3CA666DB" w:rsidR="00B754A1" w:rsidRPr="00B754A1" w:rsidRDefault="00B754A1" w:rsidP="001B351B">
            <w:pPr>
              <w:pStyle w:val="03Text"/>
              <w:spacing w:before="0" w:after="0"/>
            </w:pPr>
            <w:r w:rsidRPr="004D6A94">
              <w:t>S/4HANA</w:t>
            </w:r>
          </w:p>
        </w:tc>
        <w:tc>
          <w:tcPr>
            <w:tcW w:w="1701" w:type="dxa"/>
            <w:tcBorders>
              <w:top w:val="single" w:sz="4" w:space="0" w:color="auto"/>
              <w:left w:val="single" w:sz="4" w:space="0" w:color="auto"/>
              <w:bottom w:val="single" w:sz="4" w:space="0" w:color="auto"/>
              <w:right w:val="single" w:sz="4" w:space="0" w:color="auto"/>
            </w:tcBorders>
            <w:noWrap/>
            <w:vAlign w:val="center"/>
          </w:tcPr>
          <w:p w14:paraId="26C8297C" w14:textId="56C4BD5E" w:rsidR="00B754A1" w:rsidRPr="00B754A1" w:rsidRDefault="00B754A1" w:rsidP="001B351B">
            <w:pPr>
              <w:pStyle w:val="03Text"/>
              <w:spacing w:before="0" w:after="0"/>
            </w:pPr>
            <w:r w:rsidRPr="004D6A94">
              <w:t>MDFS</w:t>
            </w:r>
          </w:p>
        </w:tc>
        <w:tc>
          <w:tcPr>
            <w:tcW w:w="1683" w:type="dxa"/>
            <w:tcBorders>
              <w:top w:val="single" w:sz="4" w:space="0" w:color="auto"/>
              <w:left w:val="single" w:sz="4" w:space="0" w:color="auto"/>
              <w:bottom w:val="single" w:sz="4" w:space="0" w:color="auto"/>
              <w:right w:val="single" w:sz="4" w:space="0" w:color="auto"/>
            </w:tcBorders>
            <w:noWrap/>
            <w:vAlign w:val="center"/>
          </w:tcPr>
          <w:p w14:paraId="67EC4B6B" w14:textId="54A1A8DF" w:rsidR="00B754A1" w:rsidRPr="00B754A1" w:rsidRDefault="00B754A1" w:rsidP="001B351B">
            <w:pPr>
              <w:pStyle w:val="03Text"/>
              <w:spacing w:before="0" w:after="0"/>
            </w:pPr>
            <w:r w:rsidRPr="004D6A94">
              <w:t>OUT-API</w:t>
            </w:r>
          </w:p>
        </w:tc>
      </w:tr>
      <w:tr w:rsidR="00B754A1" w:rsidRPr="00DB696B" w14:paraId="3C750A66" w14:textId="77777777" w:rsidTr="001B351B">
        <w:trPr>
          <w:trHeight w:val="58"/>
          <w:ins w:id="89" w:author="William Soehendra" w:date="2026-04-16T13:47:00Z"/>
        </w:trPr>
        <w:tc>
          <w:tcPr>
            <w:tcW w:w="988" w:type="dxa"/>
            <w:tcBorders>
              <w:top w:val="single" w:sz="4" w:space="0" w:color="auto"/>
              <w:left w:val="single" w:sz="4" w:space="0" w:color="auto"/>
              <w:bottom w:val="single" w:sz="4" w:space="0" w:color="auto"/>
              <w:right w:val="single" w:sz="4" w:space="0" w:color="auto"/>
            </w:tcBorders>
            <w:noWrap/>
            <w:vAlign w:val="center"/>
          </w:tcPr>
          <w:p w14:paraId="09669EC5" w14:textId="7EBB2556" w:rsidR="00B754A1" w:rsidRPr="00B754A1" w:rsidRDefault="00B754A1" w:rsidP="001B351B">
            <w:pPr>
              <w:pStyle w:val="03Text"/>
              <w:spacing w:before="0" w:after="0"/>
              <w:rPr>
                <w:ins w:id="90" w:author="William Soehendra" w:date="2026-04-16T13:47:00Z" w16du:dateUtc="2026-04-16T03:47:00Z"/>
              </w:rPr>
            </w:pPr>
            <w:r w:rsidRPr="004D6A94">
              <w:t>INT-62</w:t>
            </w:r>
          </w:p>
        </w:tc>
        <w:tc>
          <w:tcPr>
            <w:tcW w:w="3926" w:type="dxa"/>
            <w:tcBorders>
              <w:top w:val="single" w:sz="4" w:space="0" w:color="auto"/>
              <w:left w:val="single" w:sz="4" w:space="0" w:color="auto"/>
              <w:bottom w:val="single" w:sz="4" w:space="0" w:color="auto"/>
              <w:right w:val="single" w:sz="4" w:space="0" w:color="auto"/>
            </w:tcBorders>
            <w:noWrap/>
            <w:vAlign w:val="center"/>
          </w:tcPr>
          <w:p w14:paraId="40E5AE67" w14:textId="6C944B87" w:rsidR="00B754A1" w:rsidRPr="00B754A1" w:rsidRDefault="00B754A1" w:rsidP="001B351B">
            <w:pPr>
              <w:pStyle w:val="03Text"/>
              <w:spacing w:before="0" w:after="0"/>
              <w:rPr>
                <w:ins w:id="91" w:author="William Soehendra" w:date="2026-04-16T13:47:00Z" w16du:dateUtc="2026-04-16T03:47:00Z"/>
              </w:rPr>
            </w:pPr>
            <w:r w:rsidRPr="004D6A94">
              <w:t>PIMS Subcontractor Claim Processing</w:t>
            </w:r>
          </w:p>
        </w:tc>
        <w:tc>
          <w:tcPr>
            <w:tcW w:w="1749" w:type="dxa"/>
            <w:tcBorders>
              <w:top w:val="single" w:sz="4" w:space="0" w:color="auto"/>
              <w:left w:val="single" w:sz="4" w:space="0" w:color="auto"/>
              <w:bottom w:val="single" w:sz="4" w:space="0" w:color="auto"/>
              <w:right w:val="single" w:sz="4" w:space="0" w:color="auto"/>
            </w:tcBorders>
            <w:noWrap/>
            <w:vAlign w:val="center"/>
          </w:tcPr>
          <w:p w14:paraId="46608028" w14:textId="10225A7B" w:rsidR="00B754A1" w:rsidRPr="00B754A1" w:rsidRDefault="00B754A1" w:rsidP="001B351B">
            <w:pPr>
              <w:pStyle w:val="03Text"/>
              <w:spacing w:before="0" w:after="0"/>
              <w:rPr>
                <w:ins w:id="92" w:author="William Soehendra" w:date="2026-04-16T13:47:00Z" w16du:dateUtc="2026-04-16T03:47:00Z"/>
              </w:rPr>
            </w:pPr>
            <w:r w:rsidRPr="004D6A94">
              <w:t>PIMS</w:t>
            </w:r>
          </w:p>
        </w:tc>
        <w:tc>
          <w:tcPr>
            <w:tcW w:w="1701" w:type="dxa"/>
            <w:tcBorders>
              <w:top w:val="single" w:sz="4" w:space="0" w:color="auto"/>
              <w:left w:val="single" w:sz="4" w:space="0" w:color="auto"/>
              <w:bottom w:val="single" w:sz="4" w:space="0" w:color="auto"/>
              <w:right w:val="single" w:sz="4" w:space="0" w:color="auto"/>
            </w:tcBorders>
            <w:noWrap/>
            <w:vAlign w:val="center"/>
          </w:tcPr>
          <w:p w14:paraId="7F215718" w14:textId="10F5CB79" w:rsidR="00B754A1" w:rsidRPr="00B754A1" w:rsidRDefault="00B754A1" w:rsidP="001B351B">
            <w:pPr>
              <w:pStyle w:val="03Text"/>
              <w:spacing w:before="0" w:after="0"/>
              <w:rPr>
                <w:ins w:id="93" w:author="William Soehendra" w:date="2026-04-16T13:47:00Z" w16du:dateUtc="2026-04-16T03:47:00Z"/>
              </w:rPr>
            </w:pPr>
            <w:r w:rsidRPr="004D6A94">
              <w:t>Cloud Integration</w:t>
            </w:r>
          </w:p>
        </w:tc>
        <w:tc>
          <w:tcPr>
            <w:tcW w:w="1683" w:type="dxa"/>
            <w:tcBorders>
              <w:top w:val="single" w:sz="4" w:space="0" w:color="auto"/>
              <w:left w:val="single" w:sz="4" w:space="0" w:color="auto"/>
              <w:bottom w:val="single" w:sz="4" w:space="0" w:color="auto"/>
              <w:right w:val="single" w:sz="4" w:space="0" w:color="auto"/>
            </w:tcBorders>
            <w:noWrap/>
            <w:vAlign w:val="center"/>
          </w:tcPr>
          <w:p w14:paraId="3D172862" w14:textId="408B8992" w:rsidR="00B754A1" w:rsidRPr="00B754A1" w:rsidRDefault="00B754A1" w:rsidP="001B351B">
            <w:pPr>
              <w:pStyle w:val="03Text"/>
              <w:spacing w:before="0" w:after="0"/>
              <w:rPr>
                <w:ins w:id="94" w:author="William Soehendra" w:date="2026-04-16T13:47:00Z" w16du:dateUtc="2026-04-16T03:47:00Z"/>
              </w:rPr>
            </w:pPr>
            <w:r w:rsidRPr="004D6A94">
              <w:t>FSM E2E</w:t>
            </w:r>
          </w:p>
        </w:tc>
      </w:tr>
      <w:tr w:rsidR="00B754A1" w:rsidRPr="00DB696B" w14:paraId="5FD1752A" w14:textId="77777777" w:rsidTr="00B754A1">
        <w:trPr>
          <w:trHeight w:val="20"/>
        </w:trPr>
        <w:tc>
          <w:tcPr>
            <w:tcW w:w="988" w:type="dxa"/>
            <w:tcBorders>
              <w:top w:val="single" w:sz="4" w:space="0" w:color="auto"/>
              <w:left w:val="single" w:sz="4" w:space="0" w:color="auto"/>
              <w:bottom w:val="single" w:sz="4" w:space="0" w:color="auto"/>
              <w:right w:val="single" w:sz="4" w:space="0" w:color="auto"/>
            </w:tcBorders>
            <w:noWrap/>
            <w:vAlign w:val="center"/>
          </w:tcPr>
          <w:p w14:paraId="118642C3" w14:textId="44296AC0" w:rsidR="00B754A1" w:rsidRPr="00B754A1" w:rsidRDefault="00B754A1" w:rsidP="001B351B">
            <w:pPr>
              <w:pStyle w:val="03Text"/>
              <w:spacing w:before="0" w:after="0"/>
            </w:pPr>
            <w:r w:rsidRPr="004D6A94">
              <w:t>INT-63</w:t>
            </w:r>
          </w:p>
        </w:tc>
        <w:tc>
          <w:tcPr>
            <w:tcW w:w="3926" w:type="dxa"/>
            <w:tcBorders>
              <w:top w:val="single" w:sz="4" w:space="0" w:color="auto"/>
              <w:left w:val="single" w:sz="4" w:space="0" w:color="auto"/>
              <w:bottom w:val="single" w:sz="4" w:space="0" w:color="auto"/>
              <w:right w:val="single" w:sz="4" w:space="0" w:color="auto"/>
            </w:tcBorders>
            <w:noWrap/>
            <w:vAlign w:val="center"/>
          </w:tcPr>
          <w:p w14:paraId="66BBFE24" w14:textId="03F110E2" w:rsidR="00B754A1" w:rsidRPr="00B754A1" w:rsidRDefault="00B754A1" w:rsidP="001B351B">
            <w:pPr>
              <w:pStyle w:val="03Text"/>
              <w:spacing w:before="0" w:after="0"/>
            </w:pPr>
            <w:r w:rsidRPr="004D6A94">
              <w:t>PIMS Payment Status / Reference Update</w:t>
            </w:r>
          </w:p>
        </w:tc>
        <w:tc>
          <w:tcPr>
            <w:tcW w:w="1749" w:type="dxa"/>
            <w:tcBorders>
              <w:top w:val="single" w:sz="4" w:space="0" w:color="auto"/>
              <w:left w:val="single" w:sz="4" w:space="0" w:color="auto"/>
              <w:bottom w:val="single" w:sz="4" w:space="0" w:color="auto"/>
              <w:right w:val="single" w:sz="4" w:space="0" w:color="auto"/>
            </w:tcBorders>
            <w:noWrap/>
            <w:vAlign w:val="center"/>
          </w:tcPr>
          <w:p w14:paraId="551199F9" w14:textId="52216C5E" w:rsidR="00B754A1" w:rsidRPr="00B754A1" w:rsidRDefault="00B754A1" w:rsidP="001B351B">
            <w:pPr>
              <w:pStyle w:val="03Text"/>
              <w:spacing w:before="0" w:after="0"/>
            </w:pPr>
            <w:r w:rsidRPr="004D6A94">
              <w:t>S/4HANA</w:t>
            </w:r>
          </w:p>
        </w:tc>
        <w:tc>
          <w:tcPr>
            <w:tcW w:w="1701" w:type="dxa"/>
            <w:tcBorders>
              <w:top w:val="single" w:sz="4" w:space="0" w:color="auto"/>
              <w:left w:val="single" w:sz="4" w:space="0" w:color="auto"/>
              <w:bottom w:val="single" w:sz="4" w:space="0" w:color="auto"/>
              <w:right w:val="single" w:sz="4" w:space="0" w:color="auto"/>
            </w:tcBorders>
            <w:noWrap/>
            <w:vAlign w:val="center"/>
          </w:tcPr>
          <w:p w14:paraId="1F4CB8B4" w14:textId="674729D0" w:rsidR="00B754A1" w:rsidRPr="00B754A1" w:rsidRDefault="00B754A1" w:rsidP="001B351B">
            <w:pPr>
              <w:pStyle w:val="03Text"/>
              <w:spacing w:before="0" w:after="0"/>
            </w:pPr>
            <w:r w:rsidRPr="004D6A94">
              <w:t>PIMS</w:t>
            </w:r>
          </w:p>
        </w:tc>
        <w:tc>
          <w:tcPr>
            <w:tcW w:w="1683" w:type="dxa"/>
            <w:tcBorders>
              <w:top w:val="single" w:sz="4" w:space="0" w:color="auto"/>
              <w:left w:val="single" w:sz="4" w:space="0" w:color="auto"/>
              <w:bottom w:val="single" w:sz="4" w:space="0" w:color="auto"/>
              <w:right w:val="single" w:sz="4" w:space="0" w:color="auto"/>
            </w:tcBorders>
            <w:noWrap/>
            <w:vAlign w:val="center"/>
          </w:tcPr>
          <w:p w14:paraId="5D56A3A9" w14:textId="301BFE55" w:rsidR="00B754A1" w:rsidRPr="00B754A1" w:rsidRDefault="00B754A1" w:rsidP="001B351B">
            <w:pPr>
              <w:pStyle w:val="03Text"/>
              <w:spacing w:before="0" w:after="0"/>
            </w:pPr>
            <w:r w:rsidRPr="004D6A94">
              <w:t>OUT-API</w:t>
            </w:r>
          </w:p>
        </w:tc>
      </w:tr>
      <w:tr w:rsidR="00B754A1" w:rsidRPr="00DB696B" w14:paraId="09B113A1" w14:textId="77777777" w:rsidTr="00B754A1">
        <w:trPr>
          <w:trHeight w:val="43"/>
        </w:trPr>
        <w:tc>
          <w:tcPr>
            <w:tcW w:w="988" w:type="dxa"/>
            <w:tcBorders>
              <w:top w:val="single" w:sz="4" w:space="0" w:color="auto"/>
              <w:left w:val="single" w:sz="4" w:space="0" w:color="auto"/>
              <w:bottom w:val="single" w:sz="4" w:space="0" w:color="auto"/>
              <w:right w:val="single" w:sz="4" w:space="0" w:color="auto"/>
            </w:tcBorders>
            <w:noWrap/>
            <w:vAlign w:val="center"/>
          </w:tcPr>
          <w:p w14:paraId="0A8FE82E" w14:textId="3CF8E0B1" w:rsidR="00B754A1" w:rsidRPr="00B754A1" w:rsidRDefault="00B754A1" w:rsidP="001B351B">
            <w:pPr>
              <w:pStyle w:val="03Text"/>
              <w:spacing w:before="0" w:after="0"/>
            </w:pPr>
            <w:r w:rsidRPr="004D6A94">
              <w:t>INT-64</w:t>
            </w:r>
          </w:p>
        </w:tc>
        <w:tc>
          <w:tcPr>
            <w:tcW w:w="3926" w:type="dxa"/>
            <w:tcBorders>
              <w:top w:val="single" w:sz="4" w:space="0" w:color="auto"/>
              <w:left w:val="single" w:sz="4" w:space="0" w:color="auto"/>
              <w:bottom w:val="single" w:sz="4" w:space="0" w:color="auto"/>
              <w:right w:val="single" w:sz="4" w:space="0" w:color="auto"/>
            </w:tcBorders>
            <w:noWrap/>
            <w:vAlign w:val="center"/>
          </w:tcPr>
          <w:p w14:paraId="4DCAD22D" w14:textId="32D0A9AA" w:rsidR="00B754A1" w:rsidRPr="00B754A1" w:rsidRDefault="00B754A1" w:rsidP="001B351B">
            <w:pPr>
              <w:pStyle w:val="03Text"/>
              <w:spacing w:before="0" w:after="0"/>
            </w:pPr>
            <w:r w:rsidRPr="004D6A94">
              <w:t>PIMS Customer Revenue Upload</w:t>
            </w:r>
          </w:p>
        </w:tc>
        <w:tc>
          <w:tcPr>
            <w:tcW w:w="1749" w:type="dxa"/>
            <w:tcBorders>
              <w:top w:val="single" w:sz="4" w:space="0" w:color="auto"/>
              <w:left w:val="single" w:sz="4" w:space="0" w:color="auto"/>
              <w:bottom w:val="single" w:sz="4" w:space="0" w:color="auto"/>
              <w:right w:val="single" w:sz="4" w:space="0" w:color="auto"/>
            </w:tcBorders>
            <w:noWrap/>
            <w:vAlign w:val="center"/>
          </w:tcPr>
          <w:p w14:paraId="78EDDB4A" w14:textId="0A099D8D" w:rsidR="00B754A1" w:rsidRPr="00B754A1" w:rsidRDefault="00B754A1" w:rsidP="001B351B">
            <w:pPr>
              <w:pStyle w:val="03Text"/>
              <w:spacing w:before="0" w:after="0"/>
            </w:pPr>
            <w:r w:rsidRPr="004D6A94">
              <w:t>External</w:t>
            </w:r>
          </w:p>
        </w:tc>
        <w:tc>
          <w:tcPr>
            <w:tcW w:w="1701" w:type="dxa"/>
            <w:tcBorders>
              <w:top w:val="single" w:sz="4" w:space="0" w:color="auto"/>
              <w:left w:val="single" w:sz="4" w:space="0" w:color="auto"/>
              <w:bottom w:val="single" w:sz="4" w:space="0" w:color="auto"/>
              <w:right w:val="single" w:sz="4" w:space="0" w:color="auto"/>
            </w:tcBorders>
            <w:noWrap/>
            <w:vAlign w:val="center"/>
          </w:tcPr>
          <w:p w14:paraId="5802A902" w14:textId="2DEDE5F1" w:rsidR="00B754A1" w:rsidRPr="00B754A1" w:rsidRDefault="00B754A1" w:rsidP="001B351B">
            <w:pPr>
              <w:pStyle w:val="03Text"/>
              <w:spacing w:before="0" w:after="0"/>
            </w:pPr>
            <w:r w:rsidRPr="004D6A94">
              <w:t>S/4HANA</w:t>
            </w:r>
          </w:p>
        </w:tc>
        <w:tc>
          <w:tcPr>
            <w:tcW w:w="1683" w:type="dxa"/>
            <w:tcBorders>
              <w:top w:val="single" w:sz="4" w:space="0" w:color="auto"/>
              <w:left w:val="single" w:sz="4" w:space="0" w:color="auto"/>
              <w:bottom w:val="single" w:sz="4" w:space="0" w:color="auto"/>
              <w:right w:val="single" w:sz="4" w:space="0" w:color="auto"/>
            </w:tcBorders>
            <w:noWrap/>
            <w:vAlign w:val="center"/>
          </w:tcPr>
          <w:p w14:paraId="791A86C4" w14:textId="1A9B1F7A" w:rsidR="00B754A1" w:rsidRPr="00B754A1" w:rsidRDefault="00B754A1" w:rsidP="001B351B">
            <w:pPr>
              <w:pStyle w:val="03Text"/>
              <w:spacing w:before="0" w:after="0"/>
            </w:pPr>
            <w:r w:rsidRPr="004D6A94">
              <w:t>Manual</w:t>
            </w:r>
          </w:p>
        </w:tc>
      </w:tr>
    </w:tbl>
    <w:p w14:paraId="57A1E05F" w14:textId="6DD26E65" w:rsidR="00D35788" w:rsidRPr="0084433C" w:rsidRDefault="00D35788" w:rsidP="00D35788">
      <w:pPr>
        <w:pStyle w:val="03Text"/>
        <w:sectPr w:rsidR="00D35788" w:rsidRPr="0084433C" w:rsidSect="00A02469">
          <w:headerReference w:type="default" r:id="rId25"/>
          <w:pgSz w:w="11906" w:h="16838"/>
          <w:pgMar w:top="1440" w:right="1440" w:bottom="1440" w:left="1440" w:header="397" w:footer="397" w:gutter="0"/>
          <w:cols w:space="708"/>
          <w:docGrid w:linePitch="360"/>
        </w:sectPr>
      </w:pPr>
    </w:p>
    <w:p w14:paraId="2811DCF7" w14:textId="613CD764" w:rsidR="001151FF" w:rsidRDefault="70B1BC3C" w:rsidP="00D32D4A">
      <w:pPr>
        <w:pStyle w:val="BHeading1numbered"/>
      </w:pPr>
      <w:bookmarkStart w:id="95" w:name="_Toc227329628"/>
      <w:r>
        <w:lastRenderedPageBreak/>
        <w:t>Integration Landscape</w:t>
      </w:r>
      <w:bookmarkEnd w:id="95"/>
    </w:p>
    <w:p w14:paraId="3731BA70" w14:textId="47A0A527" w:rsidR="00D27721" w:rsidRDefault="70B1BC3C" w:rsidP="00D27721">
      <w:pPr>
        <w:pStyle w:val="03Text"/>
        <w:rPr>
          <w:lang w:eastAsia="en-US"/>
        </w:rPr>
        <w:sectPr w:rsidR="00D27721" w:rsidSect="0064278D">
          <w:pgSz w:w="16838" w:h="11906" w:orient="landscape"/>
          <w:pgMar w:top="1440" w:right="1440" w:bottom="1440" w:left="1440" w:header="397" w:footer="397" w:gutter="0"/>
          <w:cols w:space="708"/>
          <w:docGrid w:linePitch="360"/>
        </w:sectPr>
      </w:pPr>
      <w:r>
        <w:t>To-Be Architecture Diagram</w:t>
      </w:r>
      <w:r w:rsidR="00C85B61" w:rsidRPr="00C85B61">
        <w:rPr>
          <w:noProof/>
        </w:rPr>
        <w:drawing>
          <wp:inline distT="0" distB="0" distL="0" distR="0" wp14:anchorId="74404455" wp14:editId="6B6170E9">
            <wp:extent cx="8772601" cy="5056909"/>
            <wp:effectExtent l="0" t="0" r="0" b="0"/>
            <wp:docPr id="644112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772601" cy="5056909"/>
                    </a:xfrm>
                    <a:prstGeom prst="rect">
                      <a:avLst/>
                    </a:prstGeom>
                    <a:noFill/>
                    <a:ln>
                      <a:noFill/>
                    </a:ln>
                  </pic:spPr>
                </pic:pic>
              </a:graphicData>
            </a:graphic>
          </wp:inline>
        </w:drawing>
      </w:r>
      <w:bookmarkEnd w:id="41"/>
      <w:bookmarkEnd w:id="42"/>
      <w:bookmarkEnd w:id="43"/>
      <w:bookmarkEnd w:id="44"/>
      <w:bookmarkEnd w:id="45"/>
    </w:p>
    <w:p w14:paraId="2863BC5C" w14:textId="3F9C2187" w:rsidR="001151FF" w:rsidRDefault="7E4FBEAC" w:rsidP="00D32D4A">
      <w:pPr>
        <w:pStyle w:val="BHeading1numbered"/>
      </w:pPr>
      <w:bookmarkStart w:id="96" w:name="_Toc227329629"/>
      <w:r>
        <w:lastRenderedPageBreak/>
        <w:t xml:space="preserve">Integration </w:t>
      </w:r>
      <w:r w:rsidR="3A981DDB">
        <w:t>Services, Platforms and Tools</w:t>
      </w:r>
      <w:bookmarkEnd w:id="96"/>
    </w:p>
    <w:p w14:paraId="65AB78EC" w14:textId="74C8B1CE" w:rsidR="002A6014" w:rsidRDefault="002A6014" w:rsidP="002A6014">
      <w:pPr>
        <w:pStyle w:val="BHeading2numbered"/>
      </w:pPr>
      <w:bookmarkStart w:id="97" w:name="_Toc227329630"/>
      <w:r>
        <w:t>S/4HANA Cloud Integration Framework</w:t>
      </w:r>
      <w:bookmarkEnd w:id="97"/>
    </w:p>
    <w:p w14:paraId="33711C0D" w14:textId="6E1DF1E7" w:rsidR="00896837" w:rsidRDefault="00896837" w:rsidP="00896837">
      <w:pPr>
        <w:pStyle w:val="03Text"/>
      </w:pPr>
      <w:r>
        <w:t>S/4HANA Public Cloud operates as a standardised SaaS environment where all integrations occur through public APIs that are pre-built and maintained by SAP. S/4HANA Cloud enforces a strict “API-first“ approach to integration within the system.</w:t>
      </w:r>
    </w:p>
    <w:p w14:paraId="4993B509" w14:textId="62BC7157" w:rsidR="00896837" w:rsidRDefault="00896837" w:rsidP="00896837">
      <w:pPr>
        <w:pStyle w:val="03Text"/>
      </w:pPr>
      <w:r>
        <w:t>Standard APIs expose business functionality as consumable services that external systems can call. Full documentaion and detail on the published APIs are available on the SAP Business Accelerator Hub.</w:t>
      </w:r>
    </w:p>
    <w:p w14:paraId="4475BF16" w14:textId="006221B8" w:rsidR="00896837" w:rsidRDefault="0096113F" w:rsidP="0096113F">
      <w:pPr>
        <w:pStyle w:val="BHeading3numbered"/>
      </w:pPr>
      <w:bookmarkStart w:id="98" w:name="_Toc227329631"/>
      <w:r>
        <w:t>S/4HANA Cloud API Layer</w:t>
      </w:r>
      <w:bookmarkEnd w:id="98"/>
    </w:p>
    <w:p w14:paraId="5125B6DC" w14:textId="714AFBCD" w:rsidR="0096113F" w:rsidRDefault="00111AD8" w:rsidP="0096113F">
      <w:pPr>
        <w:pStyle w:val="03Text"/>
      </w:pPr>
      <w:r>
        <w:t xml:space="preserve">API connectivity within S/4HANA is controlled by the Communication Arrangement framework, which are the mechanisms for activating and configuring API access. Each Communication Arrangement specifies which API </w:t>
      </w:r>
      <w:r w:rsidR="00D9052D">
        <w:t>is enabled and configured for consumption by external systems. SAP maintains the Communication Arrangements, which are bundled into the Scope Items activated during configuration in CBC.</w:t>
      </w:r>
    </w:p>
    <w:p w14:paraId="28994A7F" w14:textId="6C702354" w:rsidR="002B113F" w:rsidRPr="0096113F" w:rsidRDefault="00D9052D" w:rsidP="0096113F">
      <w:pPr>
        <w:pStyle w:val="03Text"/>
      </w:pPr>
      <w:r>
        <w:t xml:space="preserve">To establish an integration, </w:t>
      </w:r>
      <w:r w:rsidR="002B113F">
        <w:t xml:space="preserve">connectivity administrators in S/4HANA Cloud </w:t>
      </w:r>
      <w:r w:rsidR="002B113F" w:rsidRPr="002B113F">
        <w:t xml:space="preserve">create a Communication System (representing the external application), a Communication User (credentials), and then bind these together in a Communication Arrangement. This configuration is performed within S/4HANA Cloud's Fiori launchpad under </w:t>
      </w:r>
      <w:r w:rsidR="002B113F">
        <w:t>“</w:t>
      </w:r>
      <w:r w:rsidR="002B113F" w:rsidRPr="002B113F">
        <w:t>Communication Management.</w:t>
      </w:r>
      <w:r w:rsidR="002B113F">
        <w:t>“</w:t>
      </w:r>
    </w:p>
    <w:p w14:paraId="1BD5BEBA" w14:textId="1EBE7886" w:rsidR="0005131D" w:rsidRDefault="7E4FBEAC" w:rsidP="00D32D4A">
      <w:pPr>
        <w:pStyle w:val="BHeading2numbered"/>
      </w:pPr>
      <w:bookmarkStart w:id="99" w:name="_Toc227329632"/>
      <w:r>
        <w:t xml:space="preserve">Integration </w:t>
      </w:r>
      <w:r w:rsidR="009A39CA">
        <w:t>Tools</w:t>
      </w:r>
      <w:bookmarkEnd w:id="99"/>
    </w:p>
    <w:p w14:paraId="783CA4C2" w14:textId="781E0E91" w:rsidR="00883423" w:rsidRPr="005358F5" w:rsidRDefault="00883423" w:rsidP="005358F5">
      <w:pPr>
        <w:pStyle w:val="03Text"/>
      </w:pPr>
      <w:r w:rsidRPr="005358F5">
        <w:t>The following integration tools</w:t>
      </w:r>
      <w:r w:rsidR="00A74985" w:rsidRPr="005358F5">
        <w:t>/services</w:t>
      </w:r>
      <w:r w:rsidRPr="005358F5">
        <w:t xml:space="preserve"> are provided by SAP and will be leveraged by Project Apollo:</w:t>
      </w:r>
    </w:p>
    <w:p w14:paraId="078B68FE" w14:textId="19126186" w:rsidR="00A74985" w:rsidRDefault="3A981DDB" w:rsidP="00D32D4A">
      <w:pPr>
        <w:pStyle w:val="BHeading3numbered"/>
      </w:pPr>
      <w:bookmarkStart w:id="100" w:name="_Toc227329633"/>
      <w:r>
        <w:t>SAP Cloud Integration</w:t>
      </w:r>
      <w:r w:rsidR="4391F06E">
        <w:t xml:space="preserve"> Suite</w:t>
      </w:r>
      <w:bookmarkEnd w:id="100"/>
    </w:p>
    <w:p w14:paraId="68FC90AF" w14:textId="3E648EAA" w:rsidR="008C740D" w:rsidRDefault="008C740D" w:rsidP="00EF0988">
      <w:pPr>
        <w:pStyle w:val="03Text"/>
      </w:pPr>
      <w:r>
        <w:t>SAP Cloud Integration (CI) Suite is a BTP service that provide a</w:t>
      </w:r>
      <w:r w:rsidR="004C0F5A">
        <w:t xml:space="preserve"> middleware platform to design, develop, deploy and monitor integrations across the Project Apollo landscape. This is the SAP standard platform for real-time integration.</w:t>
      </w:r>
    </w:p>
    <w:p w14:paraId="6AB32C4C" w14:textId="7510F7D2" w:rsidR="00C318E3" w:rsidRPr="00C318E3" w:rsidRDefault="00C318E3" w:rsidP="00EF0988">
      <w:pPr>
        <w:pStyle w:val="03Text"/>
      </w:pPr>
      <w:r>
        <w:t>Project Apollo will utilise SAP CI for all custom</w:t>
      </w:r>
      <w:r w:rsidR="006D5E42">
        <w:t>-</w:t>
      </w:r>
      <w:r>
        <w:t>built integration</w:t>
      </w:r>
      <w:r w:rsidR="006D5E42">
        <w:t xml:space="preserve">s into and out of S/4HANA. </w:t>
      </w:r>
    </w:p>
    <w:p w14:paraId="46435F4F" w14:textId="615AF73B" w:rsidR="00A74985" w:rsidRDefault="3A981DDB" w:rsidP="00D32D4A">
      <w:pPr>
        <w:pStyle w:val="BHeading3numbered"/>
      </w:pPr>
      <w:bookmarkStart w:id="101" w:name="_Toc227329634"/>
      <w:r>
        <w:t>SAP Master Data Integration</w:t>
      </w:r>
      <w:bookmarkEnd w:id="101"/>
    </w:p>
    <w:p w14:paraId="7E722BD4" w14:textId="1C53C310" w:rsidR="004245CE" w:rsidRDefault="004245CE" w:rsidP="00EF0988">
      <w:pPr>
        <w:pStyle w:val="03Text"/>
      </w:pPr>
      <w:r>
        <w:t xml:space="preserve">SAP Master Data Integration (MDI) is a BTP service </w:t>
      </w:r>
      <w:r w:rsidR="006D71CF">
        <w:t xml:space="preserve">to act as a central hub for the distribution of common master data across system landscapes. With pre-defined object types, MDI connects directly with </w:t>
      </w:r>
      <w:r w:rsidR="00C318E3">
        <w:t>master data sources (such as S/4HANA and SuccessFactors) and can be connected to by downstream systems for consumption (including Cloud Integration).</w:t>
      </w:r>
      <w:r w:rsidR="00897243">
        <w:t xml:space="preserve"> With the pre-defined object types, MDI manages </w:t>
      </w:r>
      <w:r w:rsidR="00FE30F6">
        <w:t>changes from source systems to be distributed, with logging and monitoring available.</w:t>
      </w:r>
    </w:p>
    <w:p w14:paraId="3547B9CC" w14:textId="266D3F18" w:rsidR="001F4894" w:rsidRPr="004245CE" w:rsidRDefault="001F4894" w:rsidP="00EF0988">
      <w:pPr>
        <w:pStyle w:val="03Text"/>
      </w:pPr>
      <w:r>
        <w:t>Project Apollo will utilise SAP MDI to distribute SAP master data (such as Employees from SuccessFactors and Cost Centers from S/4HANA)</w:t>
      </w:r>
      <w:r w:rsidR="00897243">
        <w:t xml:space="preserve"> to downstream systems.</w:t>
      </w:r>
      <w:r>
        <w:t xml:space="preserve"> </w:t>
      </w:r>
    </w:p>
    <w:p w14:paraId="35B32A8A" w14:textId="433B620F" w:rsidR="00A74985" w:rsidRDefault="3A981DDB" w:rsidP="00D32D4A">
      <w:pPr>
        <w:pStyle w:val="BHeading3numbered"/>
      </w:pPr>
      <w:bookmarkStart w:id="102" w:name="_Toc227329635"/>
      <w:r>
        <w:t>S/4HANA Cloud APIs</w:t>
      </w:r>
      <w:bookmarkEnd w:id="102"/>
    </w:p>
    <w:p w14:paraId="25FD571E" w14:textId="022B4AB6" w:rsidR="001A18E9" w:rsidRDefault="00E52867" w:rsidP="00E52867">
      <w:pPr>
        <w:pStyle w:val="03Text"/>
      </w:pPr>
      <w:r>
        <w:t>The S/4HANA Cloud solution comes with pre-built standard APIs that allows data to be read, and transactions to be triggered from external systems and integrations. These APIs are delivered by SAP, and are continually maintained as the product evolves with subsequent upgrades.</w:t>
      </w:r>
    </w:p>
    <w:p w14:paraId="4771E591" w14:textId="1353A4C3" w:rsidR="00E52867" w:rsidRPr="00E52867" w:rsidRDefault="00E52867" w:rsidP="00E52867">
      <w:pPr>
        <w:pStyle w:val="03Text"/>
      </w:pPr>
      <w:r>
        <w:t>Project Apollo will utilise these S/4HANA standard APIs for the scope of integrations with S/4HANA.</w:t>
      </w:r>
    </w:p>
    <w:p w14:paraId="1A4DFAC9" w14:textId="77777777" w:rsidR="00640104" w:rsidRDefault="00640104" w:rsidP="00640104">
      <w:pPr>
        <w:pStyle w:val="BHeading3numbered"/>
      </w:pPr>
      <w:bookmarkStart w:id="103" w:name="_Toc227329636"/>
      <w:r>
        <w:t>SAP Business Data Cloud</w:t>
      </w:r>
      <w:bookmarkEnd w:id="103"/>
    </w:p>
    <w:p w14:paraId="3C9AA0C0" w14:textId="77777777" w:rsidR="00640104" w:rsidRDefault="00640104" w:rsidP="00640104">
      <w:pPr>
        <w:pStyle w:val="03Text"/>
      </w:pPr>
      <w:r>
        <w:t>BDC</w:t>
      </w:r>
      <w:r w:rsidRPr="00DF533F">
        <w:t xml:space="preserve"> provides standardized services</w:t>
      </w:r>
      <w:r>
        <w:t xml:space="preserve"> </w:t>
      </w:r>
      <w:r w:rsidRPr="00DF533F">
        <w:t>such as replication flows, change data capture, and push</w:t>
      </w:r>
      <w:r w:rsidRPr="00DF533F">
        <w:rPr>
          <w:rFonts w:ascii="Cambria Math" w:hAnsi="Cambria Math" w:cs="Cambria Math"/>
        </w:rPr>
        <w:t>‑</w:t>
      </w:r>
      <w:r w:rsidRPr="00DF533F">
        <w:t>based replication mechanisms from SAP source systems</w:t>
      </w:r>
      <w:r w:rsidRPr="00DF533F">
        <w:rPr>
          <w:rFonts w:cs="Arial"/>
        </w:rPr>
        <w:t>—</w:t>
      </w:r>
      <w:r w:rsidRPr="00DF533F">
        <w:t xml:space="preserve">that move </w:t>
      </w:r>
      <w:r>
        <w:t xml:space="preserve">data objects from S/4HANA to target </w:t>
      </w:r>
      <w:r>
        <w:lastRenderedPageBreak/>
        <w:t>data environments.</w:t>
      </w:r>
      <w:r w:rsidRPr="00DF533F">
        <w:t xml:space="preserve"> </w:t>
      </w:r>
      <w:r>
        <w:t>This is a simpler approach to integrations where data replication is required from S/4HANA, and is aligned to SAP best practices architectural patterns.</w:t>
      </w:r>
    </w:p>
    <w:p w14:paraId="1315B447" w14:textId="77777777" w:rsidR="00640104" w:rsidRPr="006F3C5E" w:rsidRDefault="00640104" w:rsidP="00640104">
      <w:pPr>
        <w:pStyle w:val="03Text"/>
      </w:pPr>
      <w:r>
        <w:t>Project Apollo will utilise BDC as the middleware/data replication tool for Service Stream target data environments, as well as the D4C target data environment.</w:t>
      </w:r>
    </w:p>
    <w:p w14:paraId="42B1C90E" w14:textId="77777777" w:rsidR="00640104" w:rsidRDefault="00640104" w:rsidP="00640104">
      <w:pPr>
        <w:pStyle w:val="BHeading3numbered"/>
      </w:pPr>
      <w:bookmarkStart w:id="104" w:name="_Toc227329637"/>
      <w:commentRangeStart w:id="105"/>
      <w:r>
        <w:t>Dell Boomi</w:t>
      </w:r>
      <w:bookmarkEnd w:id="104"/>
    </w:p>
    <w:p w14:paraId="7AB4BD24" w14:textId="77777777" w:rsidR="00015075" w:rsidRPr="00015075" w:rsidRDefault="00015075" w:rsidP="00015075">
      <w:pPr>
        <w:pStyle w:val="03Text"/>
        <w:rPr>
          <w:lang w:val="en-AU"/>
        </w:rPr>
      </w:pPr>
      <w:r w:rsidRPr="00015075">
        <w:rPr>
          <w:lang w:val="en-AU"/>
        </w:rPr>
        <w:t>Dell Boomi is the existing middleware platform currently in place at Service Stream, supporting integrations across legacy systems including Jobpac, BlackLine and ACMO.</w:t>
      </w:r>
    </w:p>
    <w:p w14:paraId="02C909CA" w14:textId="77777777" w:rsidR="00015075" w:rsidRPr="00015075" w:rsidRDefault="00015075" w:rsidP="00015075">
      <w:pPr>
        <w:pStyle w:val="03Text"/>
        <w:rPr>
          <w:lang w:val="en-AU"/>
        </w:rPr>
      </w:pPr>
      <w:r w:rsidRPr="00015075">
        <w:rPr>
          <w:lang w:val="en-AU"/>
        </w:rPr>
        <w:t>Whilst the target architecture for Project Apollo is centred on SAP Cloud Integration as the primary integration platform for S/4HANA Cloud, there are specific scenarios where leveraging the existing Boomi integrations provides a simpler and more efficient transition approach.</w:t>
      </w:r>
    </w:p>
    <w:p w14:paraId="758939A9" w14:textId="77777777" w:rsidR="00015075" w:rsidRPr="00015075" w:rsidRDefault="00015075" w:rsidP="00015075">
      <w:pPr>
        <w:pStyle w:val="03Text"/>
        <w:rPr>
          <w:lang w:val="en-AU"/>
        </w:rPr>
      </w:pPr>
      <w:r w:rsidRPr="00015075">
        <w:rPr>
          <w:lang w:val="en-AU"/>
        </w:rPr>
        <w:t>In these instances, existing Boomi integrations will be retained and used to:</w:t>
      </w:r>
    </w:p>
    <w:p w14:paraId="2C75F9D7" w14:textId="77777777" w:rsidR="00015075" w:rsidRPr="00015075" w:rsidRDefault="00015075" w:rsidP="00015075">
      <w:pPr>
        <w:pStyle w:val="03Text"/>
        <w:rPr>
          <w:lang w:val="en-AU"/>
        </w:rPr>
      </w:pPr>
      <w:r w:rsidRPr="00015075">
        <w:rPr>
          <w:lang w:val="en-AU"/>
        </w:rPr>
        <w:t>• Interact directly with S/4HANA via standard APIs, where appropriate</w:t>
      </w:r>
      <w:r w:rsidRPr="00015075">
        <w:rPr>
          <w:lang w:val="en-AU"/>
        </w:rPr>
        <w:br/>
        <w:t>• Interface with SAP Cloud Integration to trigger canonical model-based processing</w:t>
      </w:r>
      <w:r w:rsidRPr="00015075">
        <w:rPr>
          <w:lang w:val="en-AU"/>
        </w:rPr>
        <w:br/>
        <w:t>• Support continuity of existing integration patterns without requiring unnecessary redesign during transition</w:t>
      </w:r>
    </w:p>
    <w:p w14:paraId="44FE77CF" w14:textId="77777777" w:rsidR="00015075" w:rsidRPr="00015075" w:rsidRDefault="00015075" w:rsidP="00015075">
      <w:pPr>
        <w:pStyle w:val="03Text"/>
        <w:rPr>
          <w:lang w:val="en-AU"/>
        </w:rPr>
      </w:pPr>
      <w:r w:rsidRPr="00015075">
        <w:rPr>
          <w:lang w:val="en-AU"/>
        </w:rPr>
        <w:t>For Project Apollo, Boomi will continue to support:</w:t>
      </w:r>
    </w:p>
    <w:p w14:paraId="71471DB5" w14:textId="16FFB176" w:rsidR="00015075" w:rsidRPr="00015075" w:rsidRDefault="00015075" w:rsidP="00015075">
      <w:pPr>
        <w:pStyle w:val="03Text"/>
        <w:rPr>
          <w:lang w:val="en-AU"/>
        </w:rPr>
      </w:pPr>
      <w:r w:rsidRPr="00015075">
        <w:rPr>
          <w:lang w:val="en-AU"/>
        </w:rPr>
        <w:t xml:space="preserve">• </w:t>
      </w:r>
      <w:r w:rsidRPr="00015075">
        <w:rPr>
          <w:b/>
          <w:lang w:val="en-AU"/>
        </w:rPr>
        <w:t>BlackLine</w:t>
      </w:r>
      <w:r w:rsidRPr="00015075">
        <w:rPr>
          <w:lang w:val="en-AU"/>
        </w:rPr>
        <w:t xml:space="preserve"> – financial data integration and reconciliation processes, transitioning towards S/4HANA as the primary source of financial data</w:t>
      </w:r>
      <w:r w:rsidRPr="00015075">
        <w:rPr>
          <w:lang w:val="en-AU"/>
        </w:rPr>
        <w:br/>
        <w:t xml:space="preserve">• </w:t>
      </w:r>
      <w:r w:rsidRPr="00015075">
        <w:rPr>
          <w:b/>
          <w:lang w:val="en-AU"/>
        </w:rPr>
        <w:t>ACMO</w:t>
      </w:r>
      <w:r w:rsidRPr="00015075">
        <w:rPr>
          <w:lang w:val="en-AU"/>
        </w:rPr>
        <w:t xml:space="preserve"> – routing and processing of supplier invoices, including integration with </w:t>
      </w:r>
      <w:del w:id="106" w:author="William Soehendra" w:date="2026-05-04T16:03:00Z" w16du:dateUtc="2026-05-04T06:03:00Z">
        <w:r w:rsidRPr="00015075" w:rsidDel="00644D9C">
          <w:rPr>
            <w:lang w:val="en-AU"/>
          </w:rPr>
          <w:delText>S/4HANA</w:delText>
        </w:r>
      </w:del>
      <w:ins w:id="107" w:author="William Soehendra" w:date="2026-05-04T16:03:00Z" w16du:dateUtc="2026-05-04T06:03:00Z">
        <w:r w:rsidR="00644D9C">
          <w:rPr>
            <w:lang w:val="en-AU"/>
          </w:rPr>
          <w:t>CPI</w:t>
        </w:r>
      </w:ins>
      <w:r w:rsidRPr="00015075">
        <w:rPr>
          <w:lang w:val="en-AU"/>
        </w:rPr>
        <w:t xml:space="preserve"> for posting and status synchronisation</w:t>
      </w:r>
    </w:p>
    <w:p w14:paraId="504B9CF8" w14:textId="77777777" w:rsidR="00015075" w:rsidRPr="00015075" w:rsidRDefault="00015075" w:rsidP="00015075">
      <w:pPr>
        <w:pStyle w:val="03Text"/>
        <w:rPr>
          <w:lang w:val="en-AU"/>
        </w:rPr>
      </w:pPr>
      <w:r w:rsidRPr="00015075">
        <w:rPr>
          <w:lang w:val="en-AU"/>
        </w:rPr>
        <w:t>Boomi will operate alongside SAP Cloud Integration in a complementary role, supporting coexistence with legacy systems while the target-state integration model is established.</w:t>
      </w:r>
    </w:p>
    <w:p w14:paraId="7FD1A570" w14:textId="77777777" w:rsidR="00015075" w:rsidRPr="00015075" w:rsidRDefault="00015075" w:rsidP="00015075">
      <w:pPr>
        <w:pStyle w:val="03Text"/>
        <w:rPr>
          <w:lang w:val="en-AU"/>
        </w:rPr>
      </w:pPr>
      <w:r w:rsidRPr="00015075">
        <w:rPr>
          <w:lang w:val="en-AU"/>
        </w:rPr>
        <w:t>The strategic direction remains:</w:t>
      </w:r>
    </w:p>
    <w:p w14:paraId="28C4C79A" w14:textId="77777777" w:rsidR="00015075" w:rsidRPr="00015075" w:rsidRDefault="00015075" w:rsidP="00015075">
      <w:pPr>
        <w:pStyle w:val="03Text"/>
        <w:rPr>
          <w:lang w:val="en-AU"/>
        </w:rPr>
      </w:pPr>
      <w:r w:rsidRPr="00015075">
        <w:rPr>
          <w:lang w:val="en-AU"/>
        </w:rPr>
        <w:t>• SAP Cloud Integration as the standard integration platform for all new S/4HANA integrations</w:t>
      </w:r>
      <w:r w:rsidRPr="00015075">
        <w:rPr>
          <w:lang w:val="en-AU"/>
        </w:rPr>
        <w:br/>
        <w:t>• Canonical model approach for FSM integrations via SAP Cloud Integration</w:t>
      </w:r>
      <w:r w:rsidRPr="00015075">
        <w:rPr>
          <w:lang w:val="en-AU"/>
        </w:rPr>
        <w:br/>
        <w:t>• Boomi retained for existing integrations and transition scenarios only, with no expansion of its footprint in the target architecture</w:t>
      </w:r>
      <w:commentRangeEnd w:id="105"/>
      <w:r w:rsidR="009F4B08" w:rsidRPr="00015075">
        <w:rPr>
          <w:rStyle w:val="CommentReference"/>
          <w:sz w:val="20"/>
          <w:szCs w:val="20"/>
          <w:lang w:val="en-AU"/>
        </w:rPr>
        <w:commentReference w:id="105"/>
      </w:r>
    </w:p>
    <w:p w14:paraId="0561E6C7" w14:textId="77777777" w:rsidR="00015075" w:rsidRPr="00640104" w:rsidRDefault="00015075" w:rsidP="00640104">
      <w:pPr>
        <w:pStyle w:val="03Text"/>
        <w:rPr>
          <w:ins w:id="109" w:author="William Soehendra" w:date="2026-04-16T14:59:00Z" w16du:dateUtc="2026-04-16T04:59:00Z"/>
        </w:rPr>
      </w:pPr>
    </w:p>
    <w:p w14:paraId="4F53A214" w14:textId="2364BB98" w:rsidR="0005131D" w:rsidRDefault="7E4FBEAC" w:rsidP="00D32D4A">
      <w:pPr>
        <w:pStyle w:val="BHeading2numbered"/>
      </w:pPr>
      <w:bookmarkStart w:id="110" w:name="_Toc227329638"/>
      <w:r>
        <w:t>Pre-packaged Content for Integration</w:t>
      </w:r>
      <w:bookmarkEnd w:id="110"/>
    </w:p>
    <w:p w14:paraId="3DDA68CF" w14:textId="02F0B1E7" w:rsidR="0064292F" w:rsidRDefault="0064292F" w:rsidP="0064292F">
      <w:pPr>
        <w:pStyle w:val="03Text"/>
      </w:pPr>
      <w:r>
        <w:t xml:space="preserve">SAP Cloud Integration includes a number of pre-packaged integration flows </w:t>
      </w:r>
      <w:r w:rsidR="0038746E">
        <w:t>that are designed to connect S/4HANA to other SAP and non-SAP solutions. These are maintained by SAP, and require only configuration to setup and deploy. However, these prepackged integrations are not able to be modified</w:t>
      </w:r>
      <w:r w:rsidR="006D4FAA">
        <w:t>.</w:t>
      </w:r>
    </w:p>
    <w:p w14:paraId="6AD2A463" w14:textId="590C2408" w:rsidR="005358F5" w:rsidRPr="009B6864" w:rsidRDefault="006D4FAA" w:rsidP="009B6864">
      <w:pPr>
        <w:pStyle w:val="03Text"/>
      </w:pPr>
      <w:r>
        <w:t>Project Apollo has a number of in-scope integrations (such as S/4HANA and Concur) that exist as prepackaged integration flows on CI. These will be set up and configured for use.</w:t>
      </w:r>
      <w:r w:rsidR="005358F5">
        <w:br w:type="page"/>
      </w:r>
    </w:p>
    <w:p w14:paraId="6C65D421" w14:textId="7B39933E" w:rsidR="0005131D" w:rsidRDefault="7E4FBEAC" w:rsidP="00D32D4A">
      <w:pPr>
        <w:pStyle w:val="BHeading2numbered"/>
      </w:pPr>
      <w:bookmarkStart w:id="111" w:name="_Toc227329639"/>
      <w:r>
        <w:lastRenderedPageBreak/>
        <w:t>Decision Matrix for Choosing ETL Tool</w:t>
      </w:r>
      <w:bookmarkEnd w:id="111"/>
    </w:p>
    <w:tbl>
      <w:tblPr>
        <w:tblStyle w:val="GridTable4-Accent1"/>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7229"/>
      </w:tblGrid>
      <w:tr w:rsidR="0067339E" w14:paraId="42781BC1" w14:textId="77777777" w:rsidTr="00323A9C">
        <w:trPr>
          <w:cnfStyle w:val="100000000000" w:firstRow="1" w:lastRow="0" w:firstColumn="0" w:lastColumn="0" w:oddVBand="0" w:evenVBand="0" w:oddHBand="0" w:evenHBand="0"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1980" w:type="dxa"/>
            <w:tcBorders>
              <w:top w:val="none" w:sz="0" w:space="0" w:color="auto"/>
              <w:left w:val="none" w:sz="0" w:space="0" w:color="auto"/>
              <w:bottom w:val="none" w:sz="0" w:space="0" w:color="auto"/>
              <w:right w:val="none" w:sz="0" w:space="0" w:color="auto"/>
            </w:tcBorders>
            <w:vAlign w:val="center"/>
          </w:tcPr>
          <w:p w14:paraId="6C912868" w14:textId="64E44DB5" w:rsidR="0067339E" w:rsidRPr="00210690" w:rsidRDefault="0067339E" w:rsidP="005358F5">
            <w:pPr>
              <w:pStyle w:val="03Text"/>
            </w:pPr>
            <w:r>
              <w:t>Integration Methodology</w:t>
            </w:r>
          </w:p>
        </w:tc>
        <w:tc>
          <w:tcPr>
            <w:tcW w:w="7229" w:type="dxa"/>
            <w:tcBorders>
              <w:top w:val="none" w:sz="0" w:space="0" w:color="auto"/>
              <w:left w:val="none" w:sz="0" w:space="0" w:color="auto"/>
              <w:bottom w:val="none" w:sz="0" w:space="0" w:color="auto"/>
              <w:right w:val="none" w:sz="0" w:space="0" w:color="auto"/>
            </w:tcBorders>
            <w:vAlign w:val="center"/>
            <w:hideMark/>
          </w:tcPr>
          <w:p w14:paraId="17C80FFA" w14:textId="32F3E0AC" w:rsidR="0067339E" w:rsidRPr="00210690" w:rsidRDefault="0067339E" w:rsidP="005358F5">
            <w:pPr>
              <w:pStyle w:val="03Text"/>
              <w:cnfStyle w:val="100000000000" w:firstRow="1" w:lastRow="0" w:firstColumn="0" w:lastColumn="0" w:oddVBand="0" w:evenVBand="0" w:oddHBand="0" w:evenHBand="0" w:firstRowFirstColumn="0" w:firstRowLastColumn="0" w:lastRowFirstColumn="0" w:lastRowLastColumn="0"/>
            </w:pPr>
            <w:r>
              <w:t>Recommendations of Integration</w:t>
            </w:r>
          </w:p>
        </w:tc>
      </w:tr>
      <w:tr w:rsidR="006D5CBC" w14:paraId="785FC0E5" w14:textId="77777777" w:rsidTr="00323A9C">
        <w:trPr>
          <w:cnfStyle w:val="000000100000" w:firstRow="0" w:lastRow="0" w:firstColumn="0" w:lastColumn="0" w:oddVBand="0" w:evenVBand="0" w:oddHBand="1" w:evenHBand="0" w:firstRowFirstColumn="0" w:firstRowLastColumn="0" w:lastRowFirstColumn="0" w:lastRowLastColumn="0"/>
          <w:trHeight w:val="99"/>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vAlign w:val="center"/>
          </w:tcPr>
          <w:p w14:paraId="14CD9B40" w14:textId="58ED3C5D" w:rsidR="006D5CBC" w:rsidRPr="007C06D4" w:rsidRDefault="006D5CBC" w:rsidP="006D5CBC">
            <w:pPr>
              <w:pStyle w:val="03Text"/>
            </w:pPr>
            <w:r w:rsidRPr="007C06D4">
              <w:t>Standard Pre-package Integration content</w:t>
            </w:r>
          </w:p>
        </w:tc>
        <w:tc>
          <w:tcPr>
            <w:tcW w:w="7229" w:type="dxa"/>
            <w:shd w:val="clear" w:color="auto" w:fill="auto"/>
            <w:vAlign w:val="center"/>
          </w:tcPr>
          <w:p w14:paraId="2AB8BC1E" w14:textId="3834F0D1" w:rsidR="006D5CBC" w:rsidRPr="009F5C59" w:rsidRDefault="006D5CBC" w:rsidP="00702CF7">
            <w:pPr>
              <w:pStyle w:val="03Text"/>
              <w:numPr>
                <w:ilvl w:val="0"/>
                <w:numId w:val="55"/>
              </w:numPr>
              <w:cnfStyle w:val="000000100000" w:firstRow="0" w:lastRow="0" w:firstColumn="0" w:lastColumn="0" w:oddVBand="0" w:evenVBand="0" w:oddHBand="1" w:evenHBand="0" w:firstRowFirstColumn="0" w:firstRowLastColumn="0" w:lastRowFirstColumn="0" w:lastRowLastColumn="0"/>
            </w:pPr>
            <w:r w:rsidRPr="009F5C59">
              <w:t xml:space="preserve">Opting for SAP </w:t>
            </w:r>
            <w:r w:rsidR="00F52A56">
              <w:t>Cloud Integration</w:t>
            </w:r>
            <w:r w:rsidRPr="009F5C59">
              <w:t xml:space="preserve"> is recommended when pre-packaged content (i.e., </w:t>
            </w:r>
            <w:r w:rsidR="001E10EE">
              <w:t>integration flow</w:t>
            </w:r>
            <w:r w:rsidRPr="009F5C59">
              <w:t xml:space="preserve"> templates) is available, as it reduces both development time and cost.</w:t>
            </w:r>
          </w:p>
          <w:p w14:paraId="0C158366" w14:textId="77777777" w:rsidR="006D5CBC" w:rsidRPr="009F5C59" w:rsidRDefault="006D5CBC" w:rsidP="00702CF7">
            <w:pPr>
              <w:pStyle w:val="03Text"/>
              <w:numPr>
                <w:ilvl w:val="0"/>
                <w:numId w:val="55"/>
              </w:numPr>
              <w:cnfStyle w:val="000000100000" w:firstRow="0" w:lastRow="0" w:firstColumn="0" w:lastColumn="0" w:oddVBand="0" w:evenVBand="0" w:oddHBand="1" w:evenHBand="0" w:firstRowFirstColumn="0" w:firstRowLastColumn="0" w:lastRowFirstColumn="0" w:lastRowLastColumn="0"/>
            </w:pPr>
            <w:r w:rsidRPr="009F5C59">
              <w:t>SAP regularly releases updated integration content to ensure continued improvements.</w:t>
            </w:r>
          </w:p>
          <w:p w14:paraId="2EC99B73" w14:textId="305E91E2" w:rsidR="006D5CBC" w:rsidRPr="007C06D4" w:rsidRDefault="006D5CBC" w:rsidP="00702CF7">
            <w:pPr>
              <w:pStyle w:val="03Text"/>
              <w:numPr>
                <w:ilvl w:val="0"/>
                <w:numId w:val="55"/>
              </w:numPr>
              <w:cnfStyle w:val="000000100000" w:firstRow="0" w:lastRow="0" w:firstColumn="0" w:lastColumn="0" w:oddVBand="0" w:evenVBand="0" w:oddHBand="1" w:evenHBand="0" w:firstRowFirstColumn="0" w:firstRowLastColumn="0" w:lastRowFirstColumn="0" w:lastRowLastColumn="0"/>
            </w:pPr>
            <w:r w:rsidRPr="009F5C59">
              <w:rPr>
                <w:lang w:val="en-AU"/>
              </w:rPr>
              <w:t>SAP provides ongoing support for its integration content.</w:t>
            </w:r>
          </w:p>
        </w:tc>
      </w:tr>
      <w:tr w:rsidR="006D5CBC" w:rsidRPr="007C06D4" w14:paraId="232A67E6" w14:textId="77777777" w:rsidTr="00323A9C">
        <w:trPr>
          <w:trHeight w:val="58"/>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0C77FF0A" w14:textId="370F5CED" w:rsidR="006D5CBC" w:rsidRPr="007C06D4" w:rsidRDefault="006D5CBC" w:rsidP="006D5CBC">
            <w:pPr>
              <w:pStyle w:val="03Text"/>
            </w:pPr>
            <w:r w:rsidRPr="007C06D4">
              <w:t>Use Native Adapters to Connect with SAP</w:t>
            </w:r>
          </w:p>
        </w:tc>
        <w:tc>
          <w:tcPr>
            <w:tcW w:w="7229" w:type="dxa"/>
            <w:vAlign w:val="center"/>
          </w:tcPr>
          <w:p w14:paraId="5BD178CB" w14:textId="77777777" w:rsidR="006D5CBC" w:rsidRPr="00E528F4" w:rsidRDefault="006D5CBC" w:rsidP="00702CF7">
            <w:pPr>
              <w:pStyle w:val="03Text"/>
              <w:numPr>
                <w:ilvl w:val="0"/>
                <w:numId w:val="56"/>
              </w:numPr>
              <w:cnfStyle w:val="000000000000" w:firstRow="0" w:lastRow="0" w:firstColumn="0" w:lastColumn="0" w:oddVBand="0" w:evenVBand="0" w:oddHBand="0" w:evenHBand="0" w:firstRowFirstColumn="0" w:firstRowLastColumn="0" w:lastRowFirstColumn="0" w:lastRowLastColumn="0"/>
              <w:rPr>
                <w:lang w:val="en-AU"/>
              </w:rPr>
            </w:pPr>
            <w:r w:rsidRPr="00E528F4">
              <w:rPr>
                <w:lang w:val="en-AU"/>
              </w:rPr>
              <w:t>When</w:t>
            </w:r>
            <w:r>
              <w:rPr>
                <w:lang w:val="en-AU"/>
              </w:rPr>
              <w:t xml:space="preserve"> there is a </w:t>
            </w:r>
            <w:r w:rsidRPr="00E528F4">
              <w:rPr>
                <w:lang w:val="en-AU"/>
              </w:rPr>
              <w:t>SAP</w:t>
            </w:r>
            <w:r>
              <w:rPr>
                <w:lang w:val="en-AU"/>
              </w:rPr>
              <w:t xml:space="preserve"> related system</w:t>
            </w:r>
            <w:r w:rsidRPr="00E528F4">
              <w:rPr>
                <w:lang w:val="en-AU"/>
              </w:rPr>
              <w:t>, it is advisable to use the native/proprietary adapters provided by SAP, such as IDOC, RFC, or SuccessFactors.</w:t>
            </w:r>
          </w:p>
          <w:p w14:paraId="727FE132" w14:textId="0E13F69D" w:rsidR="006D5CBC" w:rsidRPr="007C06D4" w:rsidRDefault="006D5CBC" w:rsidP="00702CF7">
            <w:pPr>
              <w:pStyle w:val="03Text"/>
              <w:numPr>
                <w:ilvl w:val="0"/>
                <w:numId w:val="56"/>
              </w:numPr>
              <w:cnfStyle w:val="000000000000" w:firstRow="0" w:lastRow="0" w:firstColumn="0" w:lastColumn="0" w:oddVBand="0" w:evenVBand="0" w:oddHBand="0" w:evenHBand="0" w:firstRowFirstColumn="0" w:firstRowLastColumn="0" w:lastRowFirstColumn="0" w:lastRowLastColumn="0"/>
            </w:pPr>
            <w:r w:rsidRPr="00E528F4">
              <w:rPr>
                <w:lang w:val="en-AU"/>
              </w:rPr>
              <w:t>Leveraging SAP CPI ensures timely support and seamless native connectivity with SAP systems.</w:t>
            </w:r>
          </w:p>
        </w:tc>
      </w:tr>
      <w:tr w:rsidR="006D5CBC" w:rsidRPr="007C06D4" w14:paraId="2CB26693" w14:textId="77777777" w:rsidTr="00323A9C">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vAlign w:val="center"/>
          </w:tcPr>
          <w:p w14:paraId="2CE0B5F4" w14:textId="2EE8A9F8" w:rsidR="006D5CBC" w:rsidRPr="007C06D4" w:rsidRDefault="006D5CBC" w:rsidP="006D5CBC">
            <w:pPr>
              <w:pStyle w:val="03Text"/>
            </w:pPr>
            <w:r w:rsidRPr="007C06D4">
              <w:t>Custom Development</w:t>
            </w:r>
          </w:p>
        </w:tc>
        <w:tc>
          <w:tcPr>
            <w:tcW w:w="7229" w:type="dxa"/>
            <w:shd w:val="clear" w:color="auto" w:fill="auto"/>
            <w:vAlign w:val="center"/>
          </w:tcPr>
          <w:p w14:paraId="19E06342" w14:textId="77777777" w:rsidR="006D5CBC" w:rsidRPr="00075C5A" w:rsidRDefault="006D5CBC" w:rsidP="00702CF7">
            <w:pPr>
              <w:pStyle w:val="03Text"/>
              <w:numPr>
                <w:ilvl w:val="0"/>
                <w:numId w:val="57"/>
              </w:numPr>
              <w:cnfStyle w:val="000000100000" w:firstRow="0" w:lastRow="0" w:firstColumn="0" w:lastColumn="0" w:oddVBand="0" w:evenVBand="0" w:oddHBand="1" w:evenHBand="0" w:firstRowFirstColumn="0" w:firstRowLastColumn="0" w:lastRowFirstColumn="0" w:lastRowLastColumn="0"/>
              <w:rPr>
                <w:lang w:val="en-AU"/>
              </w:rPr>
            </w:pPr>
            <w:r w:rsidRPr="00075C5A">
              <w:rPr>
                <w:lang w:val="en-AU"/>
              </w:rPr>
              <w:t>When no integration content is available from SAP, custom development is required.</w:t>
            </w:r>
          </w:p>
          <w:p w14:paraId="504C8D67" w14:textId="77777777" w:rsidR="006D5CBC" w:rsidRPr="00075C5A" w:rsidRDefault="006D5CBC" w:rsidP="00702CF7">
            <w:pPr>
              <w:pStyle w:val="03Text"/>
              <w:numPr>
                <w:ilvl w:val="0"/>
                <w:numId w:val="57"/>
              </w:numPr>
              <w:cnfStyle w:val="000000100000" w:firstRow="0" w:lastRow="0" w:firstColumn="0" w:lastColumn="0" w:oddVBand="0" w:evenVBand="0" w:oddHBand="1" w:evenHBand="0" w:firstRowFirstColumn="0" w:firstRowLastColumn="0" w:lastRowFirstColumn="0" w:lastRowLastColumn="0"/>
              <w:rPr>
                <w:lang w:val="en-AU"/>
              </w:rPr>
            </w:pPr>
            <w:r w:rsidRPr="00075C5A">
              <w:rPr>
                <w:lang w:val="en-AU"/>
              </w:rPr>
              <w:t>SAP CPI is recommended when no existing integration is in place.</w:t>
            </w:r>
          </w:p>
          <w:p w14:paraId="43B10B7C" w14:textId="0DFE58EC" w:rsidR="00F52A56" w:rsidRPr="007C06D4" w:rsidRDefault="006D5CBC" w:rsidP="00702CF7">
            <w:pPr>
              <w:pStyle w:val="03Text"/>
              <w:numPr>
                <w:ilvl w:val="0"/>
                <w:numId w:val="57"/>
              </w:numPr>
              <w:cnfStyle w:val="000000100000" w:firstRow="0" w:lastRow="0" w:firstColumn="0" w:lastColumn="0" w:oddVBand="0" w:evenVBand="0" w:oddHBand="1" w:evenHBand="0" w:firstRowFirstColumn="0" w:firstRowLastColumn="0" w:lastRowFirstColumn="0" w:lastRowLastColumn="0"/>
            </w:pPr>
            <w:r w:rsidRPr="00075C5A">
              <w:rPr>
                <w:lang w:val="en-AU"/>
              </w:rPr>
              <w:t>If an existing integration exists through another medium, it should be maintained.</w:t>
            </w:r>
          </w:p>
        </w:tc>
      </w:tr>
    </w:tbl>
    <w:p w14:paraId="789D5949" w14:textId="1AD37660" w:rsidR="003F5DDC" w:rsidRPr="00AC4CD4" w:rsidRDefault="00883423" w:rsidP="00232681">
      <w:pPr>
        <w:pStyle w:val="03Text"/>
        <w:rPr>
          <w:rFonts w:eastAsia="Arial" w:cs="Arial"/>
          <w:color w:val="004180" w:themeColor="accent3" w:themeShade="80"/>
          <w:sz w:val="36"/>
          <w:szCs w:val="36"/>
        </w:rPr>
      </w:pPr>
      <w:r>
        <w:br w:type="page"/>
      </w:r>
    </w:p>
    <w:p w14:paraId="6B633869" w14:textId="500F5E31" w:rsidR="00D6766E" w:rsidRDefault="1B5B6C79" w:rsidP="00D32D4A">
      <w:pPr>
        <w:pStyle w:val="BHeading1numbered"/>
      </w:pPr>
      <w:bookmarkStart w:id="112" w:name="_Toc227329640"/>
      <w:r>
        <w:lastRenderedPageBreak/>
        <w:t>Interface Development Guidelines and Naming Standards</w:t>
      </w:r>
      <w:bookmarkEnd w:id="112"/>
    </w:p>
    <w:p w14:paraId="1ED4E4DD" w14:textId="2927AA67" w:rsidR="003F5DDC" w:rsidRPr="003F5DDC" w:rsidRDefault="0260578A" w:rsidP="00D32D4A">
      <w:pPr>
        <w:pStyle w:val="BHeading2numbered"/>
      </w:pPr>
      <w:bookmarkStart w:id="113" w:name="_Toc179987907"/>
      <w:bookmarkStart w:id="114" w:name="_Toc227329641"/>
      <w:r>
        <w:t>SAP Cloud Integration</w:t>
      </w:r>
      <w:bookmarkStart w:id="115" w:name="_Toc132705166"/>
      <w:bookmarkEnd w:id="113"/>
      <w:bookmarkEnd w:id="114"/>
    </w:p>
    <w:p w14:paraId="685CA4EF" w14:textId="105F20E7" w:rsidR="003F5DDC" w:rsidRPr="007C06D4" w:rsidRDefault="0260578A" w:rsidP="00D32D4A">
      <w:pPr>
        <w:pStyle w:val="BHeading3numbered"/>
      </w:pPr>
      <w:bookmarkStart w:id="116" w:name="_Toc227329642"/>
      <w:r>
        <w:t>Package</w:t>
      </w:r>
      <w:r w:rsidR="00D23668">
        <w:t>s</w:t>
      </w:r>
      <w:bookmarkEnd w:id="116"/>
    </w:p>
    <w:p w14:paraId="6B6A1D2E" w14:textId="069FB95B" w:rsidR="003F5DDC" w:rsidRDefault="00D23668" w:rsidP="00E6646D">
      <w:pPr>
        <w:pStyle w:val="03Text"/>
      </w:pPr>
      <w:r>
        <w:t xml:space="preserve">Packages </w:t>
      </w:r>
      <w:r w:rsidR="00380AED">
        <w:t xml:space="preserve">are a collection for integration content on Cloud Integration – holding integraiton flows, value mappings, oData services, and any other artefact. </w:t>
      </w:r>
      <w:r w:rsidR="008B578D">
        <w:t>Packages will be used to hold logical groupings of distinct integrations – for example, one package to hold all canonical model integration flows, value maps, and any other relevant content.</w:t>
      </w:r>
    </w:p>
    <w:p w14:paraId="60EE5E2D" w14:textId="2B2CAAF5" w:rsidR="003F5DDC" w:rsidRDefault="008B578D" w:rsidP="00FB4AAD">
      <w:pPr>
        <w:pStyle w:val="BHeading3numbered"/>
      </w:pPr>
      <w:bookmarkStart w:id="117" w:name="_Toc227329643"/>
      <w:r>
        <w:t xml:space="preserve">Package </w:t>
      </w:r>
      <w:r w:rsidR="0260578A">
        <w:t>Naming Conventions</w:t>
      </w:r>
      <w:bookmarkEnd w:id="117"/>
    </w:p>
    <w:p w14:paraId="08CF62F0" w14:textId="77777777" w:rsidR="008B578D" w:rsidRDefault="003F5DDC" w:rsidP="00E6646D">
      <w:pPr>
        <w:pStyle w:val="03Text"/>
      </w:pPr>
      <w:r w:rsidRPr="00E6646D">
        <w:t xml:space="preserve">For detailed naming convention at Service Stream / Project Apollo S/4 Implementation for all SAP Cloud Platform Integration, API Management and Event Mesh development objects, all developers </w:t>
      </w:r>
      <w:r w:rsidR="000E5DDF">
        <w:t>willl</w:t>
      </w:r>
      <w:r w:rsidR="000E5DDF" w:rsidRPr="00E6646D">
        <w:t xml:space="preserve"> </w:t>
      </w:r>
      <w:r w:rsidRPr="00E6646D">
        <w:t xml:space="preserve">to follow the following format: </w:t>
      </w:r>
    </w:p>
    <w:tbl>
      <w:tblPr>
        <w:tblStyle w:val="TableGrid"/>
        <w:tblW w:w="0" w:type="auto"/>
        <w:tblLook w:val="04A0" w:firstRow="1" w:lastRow="0" w:firstColumn="1" w:lastColumn="0" w:noHBand="0" w:noVBand="1"/>
      </w:tblPr>
      <w:tblGrid>
        <w:gridCol w:w="1838"/>
        <w:gridCol w:w="3686"/>
        <w:gridCol w:w="3492"/>
      </w:tblGrid>
      <w:tr w:rsidR="005C19D1" w14:paraId="740A9C9F" w14:textId="77777777" w:rsidTr="005C19D1">
        <w:tc>
          <w:tcPr>
            <w:tcW w:w="1838" w:type="dxa"/>
            <w:shd w:val="clear" w:color="auto" w:fill="17E09C" w:themeFill="accent1"/>
          </w:tcPr>
          <w:p w14:paraId="41763B7D" w14:textId="77777777" w:rsidR="005C19D1" w:rsidRDefault="005C19D1" w:rsidP="00E6646D">
            <w:pPr>
              <w:pStyle w:val="03Text"/>
            </w:pPr>
          </w:p>
        </w:tc>
        <w:tc>
          <w:tcPr>
            <w:tcW w:w="3686" w:type="dxa"/>
            <w:shd w:val="clear" w:color="auto" w:fill="17E09C" w:themeFill="accent1"/>
          </w:tcPr>
          <w:p w14:paraId="39D9D7F3" w14:textId="71F43A87" w:rsidR="005C19D1" w:rsidRPr="005C19D1" w:rsidRDefault="005C19D1" w:rsidP="00E6646D">
            <w:pPr>
              <w:pStyle w:val="03Text"/>
              <w:rPr>
                <w:b/>
                <w:bCs w:val="0"/>
              </w:rPr>
            </w:pPr>
            <w:r w:rsidRPr="005C19D1">
              <w:rPr>
                <w:b/>
                <w:bCs w:val="0"/>
              </w:rPr>
              <w:t>Convention</w:t>
            </w:r>
          </w:p>
        </w:tc>
        <w:tc>
          <w:tcPr>
            <w:tcW w:w="3492" w:type="dxa"/>
            <w:shd w:val="clear" w:color="auto" w:fill="17E09C" w:themeFill="accent1"/>
          </w:tcPr>
          <w:p w14:paraId="753E59DE" w14:textId="036AB2D3" w:rsidR="005C19D1" w:rsidRPr="005C19D1" w:rsidRDefault="005C19D1" w:rsidP="00E6646D">
            <w:pPr>
              <w:pStyle w:val="03Text"/>
              <w:rPr>
                <w:b/>
                <w:bCs w:val="0"/>
              </w:rPr>
            </w:pPr>
            <w:r w:rsidRPr="005C19D1">
              <w:rPr>
                <w:b/>
                <w:bCs w:val="0"/>
              </w:rPr>
              <w:t>Example</w:t>
            </w:r>
          </w:p>
        </w:tc>
      </w:tr>
      <w:tr w:rsidR="005C19D1" w14:paraId="634D043B" w14:textId="77777777" w:rsidTr="005C19D1">
        <w:tc>
          <w:tcPr>
            <w:tcW w:w="1838" w:type="dxa"/>
          </w:tcPr>
          <w:p w14:paraId="3E14B5D4" w14:textId="35FFE7B7" w:rsidR="005C19D1" w:rsidRPr="005C19D1" w:rsidRDefault="005C19D1" w:rsidP="00E6646D">
            <w:pPr>
              <w:pStyle w:val="03Text"/>
              <w:rPr>
                <w:b/>
                <w:bCs w:val="0"/>
              </w:rPr>
            </w:pPr>
            <w:r w:rsidRPr="005C19D1">
              <w:rPr>
                <w:b/>
                <w:bCs w:val="0"/>
              </w:rPr>
              <w:t>Non-Productive</w:t>
            </w:r>
          </w:p>
        </w:tc>
        <w:tc>
          <w:tcPr>
            <w:tcW w:w="3686" w:type="dxa"/>
          </w:tcPr>
          <w:p w14:paraId="2041EF5C" w14:textId="77777777" w:rsidR="00BC0FFA" w:rsidRDefault="005C19D1" w:rsidP="00E6646D">
            <w:pPr>
              <w:pStyle w:val="03Text"/>
              <w:rPr>
                <w:ins w:id="118" w:author="William Soehendra" w:date="2026-05-04T16:06:00Z" w16du:dateUtc="2026-05-04T06:06:00Z"/>
              </w:rPr>
            </w:pPr>
            <w:r w:rsidRPr="005C19D1">
              <w:t>“</w:t>
            </w:r>
            <w:ins w:id="119" w:author="William Soehendra" w:date="2026-05-04T16:06:00Z" w16du:dateUtc="2026-05-04T06:06:00Z">
              <w:r w:rsidR="00BC0FFA">
                <w:t xml:space="preserve"> </w:t>
              </w:r>
              <w:r w:rsidR="00BC0FFA" w:rsidRPr="00BC0FFA">
                <w:t>&lt;System_Name1&gt; to &lt;System_Name2&gt; - &lt;Environment&gt;</w:t>
              </w:r>
            </w:ins>
          </w:p>
          <w:p w14:paraId="56276D15" w14:textId="731FA676" w:rsidR="005C19D1" w:rsidRPr="005C19D1" w:rsidRDefault="005C19D1" w:rsidP="00E6646D">
            <w:pPr>
              <w:pStyle w:val="03Text"/>
            </w:pPr>
            <w:del w:id="120" w:author="William Soehendra" w:date="2026-05-04T16:06:00Z" w16du:dateUtc="2026-05-04T06:06:00Z">
              <w:r w:rsidRPr="005C19D1" w:rsidDel="00BC0FFA">
                <w:delText>&lt;System_Name1&gt; Integration with &lt;System_Name2&gt; - &lt;Environment&gt;</w:delText>
              </w:r>
            </w:del>
            <w:r w:rsidRPr="005C19D1">
              <w:t>”</w:t>
            </w:r>
          </w:p>
        </w:tc>
        <w:tc>
          <w:tcPr>
            <w:tcW w:w="3492" w:type="dxa"/>
          </w:tcPr>
          <w:p w14:paraId="41909911" w14:textId="2FDEE122" w:rsidR="005C19D1" w:rsidRPr="005C19D1" w:rsidRDefault="005C19D1" w:rsidP="00E6646D">
            <w:pPr>
              <w:pStyle w:val="03Text"/>
              <w:rPr>
                <w:i/>
                <w:iCs/>
              </w:rPr>
            </w:pPr>
            <w:r w:rsidRPr="005C19D1">
              <w:rPr>
                <w:i/>
                <w:iCs/>
              </w:rPr>
              <w:t>Concur Integrations with S4HANA Cloud – Dev.</w:t>
            </w:r>
          </w:p>
        </w:tc>
      </w:tr>
      <w:tr w:rsidR="005C19D1" w14:paraId="14BFCB9F" w14:textId="77777777" w:rsidTr="005C19D1">
        <w:tc>
          <w:tcPr>
            <w:tcW w:w="1838" w:type="dxa"/>
          </w:tcPr>
          <w:p w14:paraId="06094307" w14:textId="07AD549C" w:rsidR="005C19D1" w:rsidRPr="005C19D1" w:rsidRDefault="005C19D1" w:rsidP="00E6646D">
            <w:pPr>
              <w:pStyle w:val="03Text"/>
              <w:rPr>
                <w:b/>
                <w:bCs w:val="0"/>
              </w:rPr>
            </w:pPr>
            <w:r w:rsidRPr="005C19D1">
              <w:rPr>
                <w:b/>
                <w:bCs w:val="0"/>
              </w:rPr>
              <w:t>Productive</w:t>
            </w:r>
          </w:p>
        </w:tc>
        <w:tc>
          <w:tcPr>
            <w:tcW w:w="3686" w:type="dxa"/>
          </w:tcPr>
          <w:p w14:paraId="4A3A2C93" w14:textId="323EBBBB" w:rsidR="001B7D1A" w:rsidRDefault="001B7D1A" w:rsidP="00E6646D">
            <w:pPr>
              <w:pStyle w:val="03Text"/>
              <w:rPr>
                <w:ins w:id="121" w:author="William Soehendra" w:date="2026-05-04T16:06:00Z" w16du:dateUtc="2026-05-04T06:06:00Z"/>
              </w:rPr>
            </w:pPr>
            <w:ins w:id="122" w:author="William Soehendra" w:date="2026-05-04T16:06:00Z" w16du:dateUtc="2026-05-04T06:06:00Z">
              <w:r w:rsidRPr="00BC0FFA">
                <w:t>&lt;System_Name1&gt; to &lt;System_Name2&gt;</w:t>
              </w:r>
            </w:ins>
          </w:p>
          <w:p w14:paraId="1CA82A38" w14:textId="66D310D8" w:rsidR="005C19D1" w:rsidRPr="005C19D1" w:rsidRDefault="005C19D1" w:rsidP="00E6646D">
            <w:pPr>
              <w:pStyle w:val="03Text"/>
            </w:pPr>
            <w:del w:id="123" w:author="William Soehendra" w:date="2026-05-04T16:06:00Z" w16du:dateUtc="2026-05-04T06:06:00Z">
              <w:r w:rsidRPr="005C19D1" w:rsidDel="001B7D1A">
                <w:delText>“&lt;System_Name1&gt; Integrations with &lt;System_Name2&gt;”</w:delText>
              </w:r>
            </w:del>
          </w:p>
        </w:tc>
        <w:tc>
          <w:tcPr>
            <w:tcW w:w="3492" w:type="dxa"/>
          </w:tcPr>
          <w:p w14:paraId="7A687790" w14:textId="1D580D50" w:rsidR="005C19D1" w:rsidRPr="005C19D1" w:rsidRDefault="005C19D1" w:rsidP="00E6646D">
            <w:pPr>
              <w:pStyle w:val="03Text"/>
              <w:rPr>
                <w:i/>
                <w:iCs/>
              </w:rPr>
            </w:pPr>
            <w:r w:rsidRPr="005C19D1">
              <w:rPr>
                <w:i/>
                <w:iCs/>
              </w:rPr>
              <w:t>Concur Integrations with S4HANA Cloud</w:t>
            </w:r>
          </w:p>
        </w:tc>
      </w:tr>
    </w:tbl>
    <w:p w14:paraId="6BF07FF7" w14:textId="77777777" w:rsidR="003F5DDC" w:rsidRPr="007C06D4" w:rsidRDefault="0260578A" w:rsidP="00D32D4A">
      <w:pPr>
        <w:pStyle w:val="BHeading3numbered"/>
      </w:pPr>
      <w:bookmarkStart w:id="124" w:name="_Toc227329644"/>
      <w:r>
        <w:t>Package Short Description Guidelines</w:t>
      </w:r>
      <w:bookmarkEnd w:id="124"/>
    </w:p>
    <w:p w14:paraId="75704712" w14:textId="336354B7" w:rsidR="003F5DDC" w:rsidRDefault="003F5DDC" w:rsidP="008C0075">
      <w:pPr>
        <w:pStyle w:val="03Text"/>
        <w:rPr>
          <w:ins w:id="125" w:author="William Soehendra" w:date="2026-05-04T16:13:00Z" w16du:dateUtc="2026-05-04T06:13:00Z"/>
        </w:rPr>
      </w:pPr>
      <w:r w:rsidRPr="008C0075">
        <w:rPr>
          <w:rStyle w:val="ABodyTextChar"/>
          <w:rFonts w:cs="SimSun"/>
        </w:rPr>
        <w:t>This is the text that is displayed on the package tile in the hub and is particularly important because it is the first description that support team may use to identify and discover existing interfaces to promote reusability</w:t>
      </w:r>
      <w:r w:rsidRPr="008C0075">
        <w:t>.</w:t>
      </w:r>
    </w:p>
    <w:p w14:paraId="27A89C03" w14:textId="07DAEF1E" w:rsidR="00842B63" w:rsidRDefault="00842B63" w:rsidP="00842B63">
      <w:pPr>
        <w:pStyle w:val="BHeading3numbered"/>
        <w:rPr>
          <w:ins w:id="126" w:author="William Soehendra" w:date="2026-05-04T16:13:00Z" w16du:dateUtc="2026-05-04T06:13:00Z"/>
        </w:rPr>
      </w:pPr>
      <w:ins w:id="127" w:author="William Soehendra" w:date="2026-05-04T16:13:00Z" w16du:dateUtc="2026-05-04T06:13:00Z">
        <w:r>
          <w:t>Integration Flow Naming Conventions</w:t>
        </w:r>
      </w:ins>
    </w:p>
    <w:p w14:paraId="0A75EBBF" w14:textId="3D6F6F1F" w:rsidR="00842B63" w:rsidRDefault="00842B63" w:rsidP="00842B63">
      <w:pPr>
        <w:pStyle w:val="03Text"/>
        <w:rPr>
          <w:ins w:id="128" w:author="William Soehendra" w:date="2026-05-04T16:13:00Z" w16du:dateUtc="2026-05-04T06:13:00Z"/>
        </w:rPr>
      </w:pPr>
    </w:p>
    <w:tbl>
      <w:tblPr>
        <w:tblStyle w:val="TableGrid"/>
        <w:tblW w:w="0" w:type="auto"/>
        <w:tblLook w:val="04A0" w:firstRow="1" w:lastRow="0" w:firstColumn="1" w:lastColumn="0" w:noHBand="0" w:noVBand="1"/>
      </w:tblPr>
      <w:tblGrid>
        <w:gridCol w:w="1838"/>
        <w:gridCol w:w="3686"/>
        <w:gridCol w:w="3492"/>
      </w:tblGrid>
      <w:tr w:rsidR="00842B63" w14:paraId="77F83A0E" w14:textId="77777777">
        <w:trPr>
          <w:ins w:id="129" w:author="William Soehendra" w:date="2026-05-04T16:13:00Z"/>
        </w:trPr>
        <w:tc>
          <w:tcPr>
            <w:tcW w:w="1838" w:type="dxa"/>
            <w:shd w:val="clear" w:color="auto" w:fill="17E09C" w:themeFill="accent1"/>
          </w:tcPr>
          <w:p w14:paraId="68E1AAE4" w14:textId="77777777" w:rsidR="00842B63" w:rsidRDefault="00842B63">
            <w:pPr>
              <w:pStyle w:val="03Text"/>
              <w:rPr>
                <w:ins w:id="130" w:author="William Soehendra" w:date="2026-05-04T16:13:00Z" w16du:dateUtc="2026-05-04T06:13:00Z"/>
              </w:rPr>
            </w:pPr>
          </w:p>
        </w:tc>
        <w:tc>
          <w:tcPr>
            <w:tcW w:w="3686" w:type="dxa"/>
            <w:shd w:val="clear" w:color="auto" w:fill="17E09C" w:themeFill="accent1"/>
          </w:tcPr>
          <w:p w14:paraId="3465E8FC" w14:textId="77777777" w:rsidR="00842B63" w:rsidRPr="005C19D1" w:rsidRDefault="00842B63">
            <w:pPr>
              <w:pStyle w:val="03Text"/>
              <w:rPr>
                <w:ins w:id="131" w:author="William Soehendra" w:date="2026-05-04T16:13:00Z" w16du:dateUtc="2026-05-04T06:13:00Z"/>
                <w:b/>
                <w:bCs w:val="0"/>
              </w:rPr>
            </w:pPr>
            <w:ins w:id="132" w:author="William Soehendra" w:date="2026-05-04T16:13:00Z" w16du:dateUtc="2026-05-04T06:13:00Z">
              <w:r w:rsidRPr="005C19D1">
                <w:rPr>
                  <w:b/>
                  <w:bCs w:val="0"/>
                </w:rPr>
                <w:t>Convention</w:t>
              </w:r>
            </w:ins>
          </w:p>
        </w:tc>
        <w:tc>
          <w:tcPr>
            <w:tcW w:w="3492" w:type="dxa"/>
            <w:shd w:val="clear" w:color="auto" w:fill="17E09C" w:themeFill="accent1"/>
          </w:tcPr>
          <w:p w14:paraId="44A7E490" w14:textId="77777777" w:rsidR="00842B63" w:rsidRPr="005C19D1" w:rsidRDefault="00842B63">
            <w:pPr>
              <w:pStyle w:val="03Text"/>
              <w:rPr>
                <w:ins w:id="133" w:author="William Soehendra" w:date="2026-05-04T16:13:00Z" w16du:dateUtc="2026-05-04T06:13:00Z"/>
                <w:b/>
                <w:bCs w:val="0"/>
              </w:rPr>
            </w:pPr>
            <w:ins w:id="134" w:author="William Soehendra" w:date="2026-05-04T16:13:00Z" w16du:dateUtc="2026-05-04T06:13:00Z">
              <w:r w:rsidRPr="005C19D1">
                <w:rPr>
                  <w:b/>
                  <w:bCs w:val="0"/>
                </w:rPr>
                <w:t>Example</w:t>
              </w:r>
            </w:ins>
          </w:p>
        </w:tc>
      </w:tr>
      <w:tr w:rsidR="00842B63" w14:paraId="17BC3D9F" w14:textId="77777777">
        <w:trPr>
          <w:ins w:id="135" w:author="William Soehendra" w:date="2026-05-04T16:13:00Z"/>
        </w:trPr>
        <w:tc>
          <w:tcPr>
            <w:tcW w:w="1838" w:type="dxa"/>
          </w:tcPr>
          <w:p w14:paraId="08D831D0" w14:textId="77777777" w:rsidR="00842B63" w:rsidRPr="005C19D1" w:rsidRDefault="00842B63">
            <w:pPr>
              <w:pStyle w:val="03Text"/>
              <w:rPr>
                <w:ins w:id="136" w:author="William Soehendra" w:date="2026-05-04T16:13:00Z" w16du:dateUtc="2026-05-04T06:13:00Z"/>
                <w:b/>
                <w:bCs w:val="0"/>
              </w:rPr>
            </w:pPr>
            <w:ins w:id="137" w:author="William Soehendra" w:date="2026-05-04T16:13:00Z" w16du:dateUtc="2026-05-04T06:13:00Z">
              <w:r w:rsidRPr="005C19D1">
                <w:rPr>
                  <w:b/>
                  <w:bCs w:val="0"/>
                </w:rPr>
                <w:t>Non-Productive</w:t>
              </w:r>
            </w:ins>
          </w:p>
        </w:tc>
        <w:tc>
          <w:tcPr>
            <w:tcW w:w="3686" w:type="dxa"/>
          </w:tcPr>
          <w:p w14:paraId="17ADE835" w14:textId="7A1BFCFA" w:rsidR="00842B63" w:rsidRPr="005C19D1" w:rsidRDefault="00FE08BD">
            <w:pPr>
              <w:pStyle w:val="03Text"/>
              <w:rPr>
                <w:ins w:id="138" w:author="William Soehendra" w:date="2026-05-04T16:13:00Z" w16du:dateUtc="2026-05-04T06:13:00Z"/>
              </w:rPr>
            </w:pPr>
            <w:ins w:id="139" w:author="William Soehendra" w:date="2026-05-04T16:14:00Z" w16du:dateUtc="2026-05-04T06:14:00Z">
              <w:r w:rsidRPr="00FE08BD">
                <w:t>&lt;INT-xx&gt; - &lt;Sender system&gt; - &lt;Receiver system&gt; - &lt;Data Object&gt;</w:t>
              </w:r>
              <w:r>
                <w:t xml:space="preserve"> - Environment</w:t>
              </w:r>
            </w:ins>
          </w:p>
        </w:tc>
        <w:tc>
          <w:tcPr>
            <w:tcW w:w="3492" w:type="dxa"/>
          </w:tcPr>
          <w:p w14:paraId="05B1F979" w14:textId="0FBEB2F8" w:rsidR="00842B63" w:rsidRPr="005C19D1" w:rsidRDefault="0044781D">
            <w:pPr>
              <w:pStyle w:val="03Text"/>
              <w:rPr>
                <w:ins w:id="140" w:author="William Soehendra" w:date="2026-05-04T16:13:00Z" w16du:dateUtc="2026-05-04T06:13:00Z"/>
                <w:i/>
                <w:iCs/>
              </w:rPr>
            </w:pPr>
            <w:ins w:id="141" w:author="William Soehendra" w:date="2026-05-04T16:14:00Z" w16du:dateUtc="2026-05-04T06:14:00Z">
              <w:r w:rsidRPr="0044781D">
                <w:rPr>
                  <w:i/>
                  <w:iCs/>
                </w:rPr>
                <w:t>INT-01 – S4Hana – Blackline – GLBalances</w:t>
              </w:r>
              <w:r>
                <w:rPr>
                  <w:i/>
                  <w:iCs/>
                </w:rPr>
                <w:t xml:space="preserve"> - Dev</w:t>
              </w:r>
            </w:ins>
          </w:p>
        </w:tc>
      </w:tr>
      <w:tr w:rsidR="00842B63" w14:paraId="0779B0C5" w14:textId="77777777">
        <w:trPr>
          <w:ins w:id="142" w:author="William Soehendra" w:date="2026-05-04T16:13:00Z"/>
        </w:trPr>
        <w:tc>
          <w:tcPr>
            <w:tcW w:w="1838" w:type="dxa"/>
          </w:tcPr>
          <w:p w14:paraId="2B94CC1D" w14:textId="77777777" w:rsidR="00842B63" w:rsidRPr="005C19D1" w:rsidRDefault="00842B63">
            <w:pPr>
              <w:pStyle w:val="03Text"/>
              <w:rPr>
                <w:ins w:id="143" w:author="William Soehendra" w:date="2026-05-04T16:13:00Z" w16du:dateUtc="2026-05-04T06:13:00Z"/>
                <w:b/>
                <w:bCs w:val="0"/>
              </w:rPr>
            </w:pPr>
            <w:ins w:id="144" w:author="William Soehendra" w:date="2026-05-04T16:13:00Z" w16du:dateUtc="2026-05-04T06:13:00Z">
              <w:r w:rsidRPr="005C19D1">
                <w:rPr>
                  <w:b/>
                  <w:bCs w:val="0"/>
                </w:rPr>
                <w:t>Productive</w:t>
              </w:r>
            </w:ins>
          </w:p>
        </w:tc>
        <w:tc>
          <w:tcPr>
            <w:tcW w:w="3686" w:type="dxa"/>
          </w:tcPr>
          <w:p w14:paraId="4084D518" w14:textId="07E5E57C" w:rsidR="00842B63" w:rsidRPr="005C19D1" w:rsidRDefault="00FE08BD">
            <w:pPr>
              <w:pStyle w:val="03Text"/>
              <w:rPr>
                <w:ins w:id="145" w:author="William Soehendra" w:date="2026-05-04T16:13:00Z" w16du:dateUtc="2026-05-04T06:13:00Z"/>
              </w:rPr>
            </w:pPr>
            <w:ins w:id="146" w:author="William Soehendra" w:date="2026-05-04T16:14:00Z" w16du:dateUtc="2026-05-04T06:14:00Z">
              <w:r w:rsidRPr="00FE08BD">
                <w:t xml:space="preserve">&lt;INT-xx&gt; - &lt;Sender system&gt; - &lt;Receiver system&gt; - &lt;Data Object&gt; </w:t>
              </w:r>
            </w:ins>
          </w:p>
        </w:tc>
        <w:tc>
          <w:tcPr>
            <w:tcW w:w="3492" w:type="dxa"/>
          </w:tcPr>
          <w:p w14:paraId="42EFE039" w14:textId="310567CC" w:rsidR="00842B63" w:rsidRPr="005C19D1" w:rsidRDefault="0044781D">
            <w:pPr>
              <w:pStyle w:val="03Text"/>
              <w:rPr>
                <w:ins w:id="147" w:author="William Soehendra" w:date="2026-05-04T16:13:00Z" w16du:dateUtc="2026-05-04T06:13:00Z"/>
                <w:i/>
                <w:iCs/>
              </w:rPr>
            </w:pPr>
            <w:ins w:id="148" w:author="William Soehendra" w:date="2026-05-04T16:14:00Z" w16du:dateUtc="2026-05-04T06:14:00Z">
              <w:r w:rsidRPr="0044781D">
                <w:rPr>
                  <w:i/>
                  <w:iCs/>
                </w:rPr>
                <w:t>INT-01 – S4Hana – Blackline – GLBalances</w:t>
              </w:r>
            </w:ins>
          </w:p>
        </w:tc>
      </w:tr>
    </w:tbl>
    <w:p w14:paraId="3732BCD2" w14:textId="77777777" w:rsidR="00842B63" w:rsidRPr="008C0075" w:rsidRDefault="00842B63" w:rsidP="008C0075">
      <w:pPr>
        <w:pStyle w:val="03Text"/>
      </w:pPr>
    </w:p>
    <w:p w14:paraId="6F63786B" w14:textId="77777777" w:rsidR="003F5DDC" w:rsidRPr="007C06D4" w:rsidRDefault="0260578A" w:rsidP="00D32D4A">
      <w:pPr>
        <w:pStyle w:val="BHeading3numbered"/>
      </w:pPr>
      <w:bookmarkStart w:id="149" w:name="_Toc227329645"/>
      <w:r>
        <w:t>General Step Description Guidelines</w:t>
      </w:r>
      <w:bookmarkEnd w:id="149"/>
    </w:p>
    <w:p w14:paraId="560F9CE0" w14:textId="77777777" w:rsidR="003F5DDC" w:rsidRPr="007C06D4" w:rsidRDefault="003F5DDC" w:rsidP="00E6646D">
      <w:pPr>
        <w:pStyle w:val="03Text"/>
      </w:pPr>
      <w:r w:rsidRPr="007C06D4">
        <w:t>The step names inside the Integration flow and descriptions in the Integration Flow to provide meaningful context. It should follow the below guidelines in addition to the English grammar rules:</w:t>
      </w:r>
    </w:p>
    <w:p w14:paraId="30022EE5" w14:textId="77777777" w:rsidR="003F5DDC" w:rsidRPr="007C06D4" w:rsidRDefault="003F5DDC" w:rsidP="00702CF7">
      <w:pPr>
        <w:pStyle w:val="03Text"/>
        <w:numPr>
          <w:ilvl w:val="0"/>
          <w:numId w:val="49"/>
        </w:numPr>
      </w:pPr>
      <w:r w:rsidRPr="007C06D4">
        <w:t>Start description sentences with a capital, end with a period.</w:t>
      </w:r>
    </w:p>
    <w:p w14:paraId="5ECDC1C9" w14:textId="77777777" w:rsidR="003F5DDC" w:rsidRPr="007C06D4" w:rsidRDefault="003F5DDC" w:rsidP="00702CF7">
      <w:pPr>
        <w:pStyle w:val="03Text"/>
        <w:numPr>
          <w:ilvl w:val="0"/>
          <w:numId w:val="49"/>
        </w:numPr>
      </w:pPr>
      <w:r w:rsidRPr="007C06D4">
        <w:lastRenderedPageBreak/>
        <w:t>Avoid describing low level implementation details and dependencies unless they are important for usage.</w:t>
      </w:r>
    </w:p>
    <w:p w14:paraId="16901783" w14:textId="77777777" w:rsidR="003F5DDC" w:rsidRPr="007C06D4" w:rsidRDefault="003F5DDC" w:rsidP="00702CF7">
      <w:pPr>
        <w:pStyle w:val="03Text"/>
        <w:numPr>
          <w:ilvl w:val="0"/>
          <w:numId w:val="49"/>
        </w:numPr>
      </w:pPr>
      <w:r w:rsidRPr="007C06D4">
        <w:t>Avoid repetitions and misplacements of information: for example, do not write about parameters in an operation description</w:t>
      </w:r>
    </w:p>
    <w:p w14:paraId="024A3C35" w14:textId="4ECB54F0" w:rsidR="003F5DDC" w:rsidRPr="00E6646D" w:rsidRDefault="003F5DDC" w:rsidP="00702CF7">
      <w:pPr>
        <w:pStyle w:val="03Text"/>
        <w:numPr>
          <w:ilvl w:val="0"/>
          <w:numId w:val="49"/>
        </w:numPr>
        <w:rPr>
          <w:rFonts w:cs="Arial"/>
        </w:rPr>
      </w:pPr>
      <w:r w:rsidRPr="007C06D4">
        <w:t>Describe the objective of a step or the task that is executed by a step in the integration flow in plain English.</w:t>
      </w:r>
    </w:p>
    <w:p w14:paraId="74F46D5B" w14:textId="247A4ECC" w:rsidR="003F5DDC" w:rsidRPr="007C06D4" w:rsidRDefault="00C253FD" w:rsidP="00D32D4A">
      <w:pPr>
        <w:pStyle w:val="BHeading3numbered"/>
      </w:pPr>
      <w:bookmarkStart w:id="150" w:name="_Toc227329646"/>
      <w:r>
        <w:t>Integration Flow</w:t>
      </w:r>
      <w:r w:rsidR="0260578A">
        <w:t xml:space="preserve"> Look and Feel Guidelines</w:t>
      </w:r>
      <w:bookmarkEnd w:id="150"/>
    </w:p>
    <w:p w14:paraId="60142D6D" w14:textId="77777777" w:rsidR="003F5DDC" w:rsidRPr="007C06D4" w:rsidRDefault="003F5DDC" w:rsidP="00E6646D">
      <w:pPr>
        <w:pStyle w:val="03Text"/>
      </w:pPr>
      <w:r w:rsidRPr="007C06D4">
        <w:t>The following guidelines should be used to design integration flow layout for simplifying maintenance.</w:t>
      </w:r>
    </w:p>
    <w:p w14:paraId="011F98A0" w14:textId="4D4FF748" w:rsidR="003F5DDC" w:rsidRPr="007C06D4" w:rsidRDefault="001E10EE" w:rsidP="00AB3066">
      <w:pPr>
        <w:pStyle w:val="03Text"/>
        <w:numPr>
          <w:ilvl w:val="0"/>
          <w:numId w:val="65"/>
        </w:numPr>
      </w:pPr>
      <w:r>
        <w:t>integration flow</w:t>
      </w:r>
      <w:r w:rsidR="00AB3066">
        <w:t>s logically grouped under a Package</w:t>
      </w:r>
    </w:p>
    <w:p w14:paraId="342EE66D" w14:textId="7D9A71B9" w:rsidR="003F5DDC" w:rsidRPr="007C06D4" w:rsidRDefault="003F5DDC" w:rsidP="00AB3066">
      <w:pPr>
        <w:pStyle w:val="03Text"/>
        <w:numPr>
          <w:ilvl w:val="0"/>
          <w:numId w:val="65"/>
        </w:numPr>
      </w:pPr>
      <w:r w:rsidRPr="007C06D4">
        <w:t xml:space="preserve">Create a POC or test package for duplicating or creation of POC </w:t>
      </w:r>
      <w:r w:rsidR="001E10EE">
        <w:t>INTEGRATION FLOW</w:t>
      </w:r>
      <w:r w:rsidRPr="007C06D4">
        <w:t>s.</w:t>
      </w:r>
    </w:p>
    <w:p w14:paraId="2C3CC77D" w14:textId="4C631E14" w:rsidR="00C253FD" w:rsidRDefault="00C253FD" w:rsidP="00AB3066">
      <w:pPr>
        <w:pStyle w:val="03Text"/>
        <w:numPr>
          <w:ilvl w:val="0"/>
          <w:numId w:val="65"/>
        </w:numPr>
      </w:pPr>
      <w:r>
        <w:t>No editing of standard, pre-packaged integration flows form SAP – only configuration. Edited flows cannot have updates applied</w:t>
      </w:r>
    </w:p>
    <w:p w14:paraId="35A7316D" w14:textId="241F5115" w:rsidR="00C253FD" w:rsidRDefault="00C253FD" w:rsidP="00AB3066">
      <w:pPr>
        <w:pStyle w:val="03Text"/>
        <w:numPr>
          <w:ilvl w:val="0"/>
          <w:numId w:val="65"/>
        </w:numPr>
      </w:pPr>
      <w:r>
        <w:t>Left to right flow direction for readability, with the sender system to the extreme left and target system on extreme right.</w:t>
      </w:r>
    </w:p>
    <w:p w14:paraId="55730EF3" w14:textId="5CEE83AF" w:rsidR="00A90DC2" w:rsidRDefault="001E10EE" w:rsidP="00AB3066">
      <w:pPr>
        <w:pStyle w:val="03Text"/>
        <w:numPr>
          <w:ilvl w:val="0"/>
          <w:numId w:val="65"/>
        </w:numPr>
      </w:pPr>
      <w:r>
        <w:t>Integration flow</w:t>
      </w:r>
      <w:r w:rsidR="003F5DDC" w:rsidRPr="007C06D4">
        <w:t xml:space="preserve"> Sender address url formatting to follow:</w:t>
      </w:r>
      <w:r w:rsidR="003F5DDC">
        <w:br/>
      </w:r>
      <w:r w:rsidR="003F5DDC" w:rsidRPr="00A90DC2">
        <w:t xml:space="preserve">“ </w:t>
      </w:r>
      <w:ins w:id="151" w:author="William Soehendra" w:date="2026-05-04T16:17:00Z" w16du:dateUtc="2026-05-04T06:17:00Z">
        <w:r w:rsidR="007736A1" w:rsidRPr="00A90DC2">
          <w:t>&lt;environment&gt;</w:t>
        </w:r>
      </w:ins>
      <w:r w:rsidR="003F5DDC" w:rsidRPr="00A90DC2">
        <w:t>/&lt;version&gt;/</w:t>
      </w:r>
      <w:del w:id="152" w:author="William Soehendra" w:date="2026-05-04T16:17:00Z" w16du:dateUtc="2026-05-04T06:17:00Z">
        <w:r w:rsidR="003F5DDC" w:rsidRPr="00A90DC2" w:rsidDel="007736A1">
          <w:delText>&lt;environment&gt;/&lt;system_name&gt;/</w:delText>
        </w:r>
      </w:del>
      <w:r w:rsidR="003F5DDC" w:rsidRPr="00A90DC2">
        <w:t>&lt;</w:t>
      </w:r>
      <w:r>
        <w:t>integration flow</w:t>
      </w:r>
      <w:r w:rsidR="003F5DDC" w:rsidRPr="00A90DC2">
        <w:t>_name&gt; “</w:t>
      </w:r>
      <w:r w:rsidR="003F5DDC">
        <w:br/>
      </w:r>
      <w:r w:rsidR="003F5DDC">
        <w:br/>
      </w:r>
      <w:r w:rsidR="003F5DDC" w:rsidRPr="00A90DC2">
        <w:t>E.g. /v1/dev/concur/EmployeeMasterdata</w:t>
      </w:r>
      <w:r w:rsidR="00A90DC2">
        <w:br/>
      </w:r>
      <w:r w:rsidR="00A90DC2">
        <w:br/>
      </w:r>
      <w:r w:rsidR="003F5DDC" w:rsidRPr="007C06D4">
        <w:rPr>
          <w:noProof/>
        </w:rPr>
        <w:drawing>
          <wp:inline distT="0" distB="0" distL="0" distR="0" wp14:anchorId="4373CD92" wp14:editId="4CA244D0">
            <wp:extent cx="4333432" cy="1295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41762" cy="1297890"/>
                    </a:xfrm>
                    <a:prstGeom prst="rect">
                      <a:avLst/>
                    </a:prstGeom>
                  </pic:spPr>
                </pic:pic>
              </a:graphicData>
            </a:graphic>
          </wp:inline>
        </w:drawing>
      </w:r>
    </w:p>
    <w:p w14:paraId="624D9AFB" w14:textId="1E4B30A3" w:rsidR="003F5DDC" w:rsidRPr="007C06D4" w:rsidRDefault="003F5DDC" w:rsidP="00C253FD">
      <w:pPr>
        <w:pStyle w:val="03Text"/>
        <w:numPr>
          <w:ilvl w:val="0"/>
          <w:numId w:val="65"/>
        </w:numPr>
      </w:pPr>
      <w:r w:rsidRPr="007C06D4">
        <w:t>Avoid overlapping sequence flows</w:t>
      </w:r>
      <w:r w:rsidR="00A90DC2">
        <w:br/>
      </w:r>
      <w:r w:rsidRPr="007C06D4">
        <w:rPr>
          <w:noProof/>
        </w:rPr>
        <w:drawing>
          <wp:inline distT="0" distB="0" distL="0" distR="0" wp14:anchorId="0836B330" wp14:editId="3584E0D3">
            <wp:extent cx="4067251" cy="1611691"/>
            <wp:effectExtent l="0" t="0" r="0" b="7620"/>
            <wp:docPr id="2094594780" name="Picture 2094594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90716" cy="1620989"/>
                    </a:xfrm>
                    <a:prstGeom prst="rect">
                      <a:avLst/>
                    </a:prstGeom>
                  </pic:spPr>
                </pic:pic>
              </a:graphicData>
            </a:graphic>
          </wp:inline>
        </w:drawing>
      </w:r>
    </w:p>
    <w:p w14:paraId="2D4BC4E3" w14:textId="7B979F9A" w:rsidR="003F5DDC" w:rsidRPr="007C06D4" w:rsidRDefault="003F5DDC" w:rsidP="00C253FD">
      <w:pPr>
        <w:pStyle w:val="03Text"/>
        <w:numPr>
          <w:ilvl w:val="0"/>
          <w:numId w:val="65"/>
        </w:numPr>
      </w:pPr>
      <w:r w:rsidRPr="007C06D4">
        <w:lastRenderedPageBreak/>
        <w:t>Avoid confusing twist/turns in the sequence and message flow connectors</w:t>
      </w:r>
      <w:r w:rsidRPr="007C06D4">
        <w:rPr>
          <w:noProof/>
        </w:rPr>
        <w:drawing>
          <wp:inline distT="0" distB="0" distL="0" distR="0" wp14:anchorId="45B1D4D2" wp14:editId="523E51C8">
            <wp:extent cx="4103827" cy="1807701"/>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27051" cy="1817931"/>
                    </a:xfrm>
                    <a:prstGeom prst="rect">
                      <a:avLst/>
                    </a:prstGeom>
                  </pic:spPr>
                </pic:pic>
              </a:graphicData>
            </a:graphic>
          </wp:inline>
        </w:drawing>
      </w:r>
    </w:p>
    <w:p w14:paraId="4E543319" w14:textId="55C6AE62" w:rsidR="003F5DDC" w:rsidRPr="007C06D4" w:rsidRDefault="003F5DDC" w:rsidP="00A067C9">
      <w:pPr>
        <w:pStyle w:val="03Text"/>
        <w:numPr>
          <w:ilvl w:val="0"/>
          <w:numId w:val="65"/>
        </w:numPr>
      </w:pPr>
      <w:r w:rsidRPr="007C06D4">
        <w:t xml:space="preserve">Avoid overlapping process steps – </w:t>
      </w:r>
      <w:r w:rsidR="00A067C9">
        <w:t>for extended process steps</w:t>
      </w:r>
      <w:r w:rsidRPr="007C06D4">
        <w:t xml:space="preserve">, </w:t>
      </w:r>
      <w:r w:rsidR="00A067C9">
        <w:t xml:space="preserve">expand </w:t>
      </w:r>
      <w:r w:rsidRPr="007C06D4">
        <w:t>the canvas and arrange the process steps neatly</w:t>
      </w:r>
      <w:r w:rsidR="00A90DC2">
        <w:br/>
      </w:r>
      <w:r w:rsidRPr="007C06D4">
        <w:rPr>
          <w:noProof/>
          <w:lang w:val="en"/>
        </w:rPr>
        <w:drawing>
          <wp:inline distT="0" distB="0" distL="0" distR="0" wp14:anchorId="3BD44929" wp14:editId="5A078C20">
            <wp:extent cx="3964838" cy="1940724"/>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92659" cy="1954342"/>
                    </a:xfrm>
                    <a:prstGeom prst="rect">
                      <a:avLst/>
                    </a:prstGeom>
                  </pic:spPr>
                </pic:pic>
              </a:graphicData>
            </a:graphic>
          </wp:inline>
        </w:drawing>
      </w:r>
    </w:p>
    <w:p w14:paraId="18B489BB" w14:textId="0EE4E2DA" w:rsidR="0046524D" w:rsidRDefault="00A067C9" w:rsidP="00E6646D">
      <w:pPr>
        <w:pStyle w:val="03Text"/>
        <w:numPr>
          <w:ilvl w:val="0"/>
          <w:numId w:val="65"/>
        </w:numPr>
      </w:pPr>
      <w:r>
        <w:t>Use moduralization</w:t>
      </w:r>
      <w:r w:rsidR="003F5DDC" w:rsidRPr="007C06D4">
        <w:t xml:space="preserve"> wherever possible – complex </w:t>
      </w:r>
      <w:r>
        <w:t xml:space="preserve">logic to be broken </w:t>
      </w:r>
      <w:r w:rsidR="003F5DDC" w:rsidRPr="007C06D4">
        <w:t>down into smal</w:t>
      </w:r>
      <w:r w:rsidR="0046524D">
        <w:t>ler subprocesses, named accordingly for readability.</w:t>
      </w:r>
      <w:r w:rsidR="00FC3E7F">
        <w:t xml:space="preserve"> Each subprocess should contain a single function.</w:t>
      </w:r>
    </w:p>
    <w:p w14:paraId="3103D1EC" w14:textId="05CB7028" w:rsidR="003F5DDC" w:rsidRPr="007C06D4" w:rsidRDefault="00FC3E7F" w:rsidP="0046524D">
      <w:pPr>
        <w:pStyle w:val="03Text"/>
        <w:numPr>
          <w:ilvl w:val="0"/>
          <w:numId w:val="65"/>
        </w:numPr>
      </w:pPr>
      <w:r>
        <w:t xml:space="preserve">Clear headers and properties </w:t>
      </w:r>
      <w:r w:rsidR="00710AD1">
        <w:t xml:space="preserve">after usage, in flows. Reduce the assignment of </w:t>
      </w:r>
      <w:r w:rsidR="003F5DDC" w:rsidRPr="007C06D4">
        <w:t>whole XML message</w:t>
      </w:r>
      <w:r w:rsidR="00710AD1">
        <w:t>s</w:t>
      </w:r>
      <w:r w:rsidR="003F5DDC" w:rsidRPr="007C06D4">
        <w:t xml:space="preserve"> to a header or a property unless necessary.</w:t>
      </w:r>
    </w:p>
    <w:p w14:paraId="1B73EC02" w14:textId="53CD7C7B" w:rsidR="003F5DDC" w:rsidRPr="0046524D" w:rsidRDefault="00710AD1" w:rsidP="0046524D">
      <w:pPr>
        <w:pStyle w:val="03Text"/>
        <w:numPr>
          <w:ilvl w:val="0"/>
          <w:numId w:val="65"/>
        </w:numPr>
      </w:pPr>
      <w:r>
        <w:t>Where possible, limit</w:t>
      </w:r>
      <w:r w:rsidR="003F5DDC" w:rsidRPr="007C06D4">
        <w:t xml:space="preserve"> the total number of steps in integration flow to 10 and use the steps local integration process to modularize complex integration flows for reducing TCO and ease of maintenance.</w:t>
      </w:r>
    </w:p>
    <w:p w14:paraId="32285796" w14:textId="77777777" w:rsidR="003F5DDC" w:rsidRPr="007C06D4" w:rsidRDefault="0260578A" w:rsidP="00D32D4A">
      <w:pPr>
        <w:pStyle w:val="BHeading3numbered"/>
      </w:pPr>
      <w:bookmarkStart w:id="153" w:name="_Toc227329647"/>
      <w:r>
        <w:t>Concurrent Development</w:t>
      </w:r>
      <w:bookmarkEnd w:id="153"/>
    </w:p>
    <w:p w14:paraId="2BCFBBC6" w14:textId="4F6D3F70" w:rsidR="00710AD1" w:rsidRDefault="00710AD1" w:rsidP="00182547">
      <w:pPr>
        <w:pStyle w:val="03Text"/>
      </w:pPr>
      <w:r>
        <w:t>Where possible, in order to support concurrent development across Cloud Integration, the follow best-practices are to be followe</w:t>
      </w:r>
      <w:r w:rsidR="00EC793B">
        <w:t>d:</w:t>
      </w:r>
    </w:p>
    <w:p w14:paraId="468FBC90" w14:textId="2196A793" w:rsidR="00EC793B" w:rsidRDefault="00EC793B" w:rsidP="00702CF7">
      <w:pPr>
        <w:pStyle w:val="03Text"/>
        <w:numPr>
          <w:ilvl w:val="0"/>
          <w:numId w:val="58"/>
        </w:numPr>
      </w:pPr>
      <w:r>
        <w:t xml:space="preserve">Denote work in progress artefacts with “WIP“ in the </w:t>
      </w:r>
      <w:r w:rsidR="00D01103">
        <w:t>Version</w:t>
      </w:r>
      <w:r>
        <w:t xml:space="preserve"> name. </w:t>
      </w:r>
      <w:r w:rsidR="0097738C">
        <w:t xml:space="preserve">Use the Owned By </w:t>
      </w:r>
      <w:r w:rsidR="00D05EF1">
        <w:t xml:space="preserve">field on integration flows to indicate </w:t>
      </w:r>
      <w:r w:rsidR="00D01103">
        <w:t>developer ownership.</w:t>
      </w:r>
    </w:p>
    <w:p w14:paraId="5C018243" w14:textId="205532CA" w:rsidR="003F5DDC" w:rsidRPr="009D43F2" w:rsidRDefault="00D01103" w:rsidP="00702CF7">
      <w:pPr>
        <w:pStyle w:val="03Text"/>
        <w:numPr>
          <w:ilvl w:val="0"/>
          <w:numId w:val="58"/>
        </w:numPr>
        <w:rPr>
          <w:rFonts w:cs="Arial"/>
        </w:rPr>
      </w:pPr>
      <w:r>
        <w:t>Correctly use the Version numbers to denote releases and readiness for transport.</w:t>
      </w:r>
    </w:p>
    <w:p w14:paraId="40EF22AD" w14:textId="77777777" w:rsidR="003F5DDC" w:rsidRPr="007C06D4" w:rsidRDefault="0260578A" w:rsidP="00D32D4A">
      <w:pPr>
        <w:pStyle w:val="BHeading3numbered"/>
      </w:pPr>
      <w:bookmarkStart w:id="154" w:name="_Toc227329648"/>
      <w:r>
        <w:t>Script Collection</w:t>
      </w:r>
      <w:bookmarkEnd w:id="154"/>
    </w:p>
    <w:p w14:paraId="1DAE066F" w14:textId="5606A9C6" w:rsidR="003F5DDC" w:rsidRPr="005E2003" w:rsidRDefault="003F5DDC" w:rsidP="005E2003">
      <w:pPr>
        <w:pStyle w:val="03Text"/>
      </w:pPr>
      <w:r w:rsidRPr="005E2003">
        <w:rPr>
          <w:rStyle w:val="ABodyTextChar"/>
          <w:rFonts w:cs="SimSun"/>
        </w:rPr>
        <w:t>Script Collection to be used to bundle</w:t>
      </w:r>
      <w:r w:rsidRPr="005E2003">
        <w:t xml:space="preserve"> multiple scripts which can be reused across </w:t>
      </w:r>
      <w:r w:rsidR="00D01103" w:rsidRPr="005E2003">
        <w:t>integration flows</w:t>
      </w:r>
      <w:r w:rsidRPr="005E2003">
        <w:t xml:space="preserve"> with respect to the package</w:t>
      </w:r>
      <w:r w:rsidR="005E2003">
        <w:t>,</w:t>
      </w:r>
      <w:r w:rsidRPr="005E2003">
        <w:t xml:space="preserve"> </w:t>
      </w:r>
      <w:r w:rsidR="005E2003">
        <w:t xml:space="preserve">to </w:t>
      </w:r>
      <w:r w:rsidRPr="005E2003">
        <w:t>avoid the re-creation of similar scripts.</w:t>
      </w:r>
    </w:p>
    <w:p w14:paraId="38398EAA" w14:textId="77777777" w:rsidR="003F5DDC" w:rsidRPr="007C06D4" w:rsidRDefault="0260578A" w:rsidP="00D32D4A">
      <w:pPr>
        <w:pStyle w:val="BHeading3numbered"/>
      </w:pPr>
      <w:bookmarkStart w:id="155" w:name="_Toc227329649"/>
      <w:r>
        <w:t>Parallel Processing – Splitter</w:t>
      </w:r>
      <w:bookmarkEnd w:id="155"/>
    </w:p>
    <w:p w14:paraId="558882AE" w14:textId="2197EE4C" w:rsidR="005E2003" w:rsidRDefault="00797FA1" w:rsidP="00182547">
      <w:pPr>
        <w:pStyle w:val="03Text"/>
      </w:pPr>
      <w:r>
        <w:t xml:space="preserve">The Splitter function within cloud integration is to be used for all batch type interfaces, where volumes are expected to reach &gt;1000 records per run. The Splitter function splits </w:t>
      </w:r>
      <w:r w:rsidR="00B045E6">
        <w:t xml:space="preserve">content into packages of 1,000 entries which can then be run in parallel using the Parallel Processing function. </w:t>
      </w:r>
    </w:p>
    <w:p w14:paraId="7A756400" w14:textId="77777777" w:rsidR="003F5DDC" w:rsidRPr="007C06D4" w:rsidRDefault="0260578A" w:rsidP="00D32D4A">
      <w:pPr>
        <w:pStyle w:val="BHeading3numbered"/>
      </w:pPr>
      <w:bookmarkStart w:id="156" w:name="_Toc227329650"/>
      <w:r>
        <w:lastRenderedPageBreak/>
        <w:t>Integration Guidelines for Payload Logging</w:t>
      </w:r>
      <w:bookmarkEnd w:id="156"/>
    </w:p>
    <w:p w14:paraId="06518296" w14:textId="66305E4A" w:rsidR="00F2269B" w:rsidRDefault="00F2269B" w:rsidP="00F2269B">
      <w:pPr>
        <w:pStyle w:val="03Text"/>
      </w:pPr>
      <w:r>
        <w:t xml:space="preserve">Payload logging </w:t>
      </w:r>
      <w:r w:rsidR="005E6496">
        <w:t xml:space="preserve">is to be maintained as per Cloud Integration logging mechanisms – through the levels of Info, Debug, Trace. In general, </w:t>
      </w:r>
      <w:r w:rsidR="00DE45BA">
        <w:t>full payload logging should not be enabled (through Monitoring or via scripting) on production environments due to data sensitivity restrictions.</w:t>
      </w:r>
    </w:p>
    <w:p w14:paraId="75B53212" w14:textId="71C1EE87" w:rsidR="003F5DDC" w:rsidRPr="007C06D4" w:rsidRDefault="003F5DDC" w:rsidP="00182547">
      <w:pPr>
        <w:pStyle w:val="03Text"/>
        <w:rPr>
          <w:rFonts w:cs="Arial"/>
        </w:rPr>
      </w:pPr>
      <w:r w:rsidRPr="007C06D4">
        <w:t xml:space="preserve">The Logging of payload can be controlled Via Externalized parameter and Groovy Script </w:t>
      </w:r>
      <w:r w:rsidR="00FB4293">
        <w:t xml:space="preserve">within the flow itself. </w:t>
      </w:r>
    </w:p>
    <w:p w14:paraId="434EC91C" w14:textId="77777777" w:rsidR="003F5DDC" w:rsidRPr="007C06D4" w:rsidRDefault="0260578A" w:rsidP="00D32D4A">
      <w:pPr>
        <w:pStyle w:val="BHeading3numbered"/>
      </w:pPr>
      <w:bookmarkStart w:id="157" w:name="_Toc227329651"/>
      <w:r>
        <w:t>External Configuration Parameters</w:t>
      </w:r>
      <w:bookmarkEnd w:id="157"/>
    </w:p>
    <w:p w14:paraId="490D6586" w14:textId="77777777" w:rsidR="002E062A" w:rsidRDefault="003F5DDC" w:rsidP="00182547">
      <w:pPr>
        <w:pStyle w:val="03Text"/>
      </w:pPr>
      <w:r w:rsidRPr="007C06D4">
        <w:t>Environment specific parameters for communication channel</w:t>
      </w:r>
      <w:r w:rsidR="002E062A">
        <w:t>s</w:t>
      </w:r>
      <w:r w:rsidRPr="007C06D4">
        <w:t xml:space="preserve"> </w:t>
      </w:r>
      <w:r w:rsidR="002E062A">
        <w:t xml:space="preserve">should </w:t>
      </w:r>
      <w:r w:rsidRPr="007C06D4">
        <w:t xml:space="preserve">always be externalized instead of using static URL(S)/Authentication details for easier and central management and maintenance. </w:t>
      </w:r>
    </w:p>
    <w:p w14:paraId="22B804F2" w14:textId="77777777" w:rsidR="002E062A" w:rsidRDefault="003F5DDC" w:rsidP="00182547">
      <w:pPr>
        <w:pStyle w:val="03Text"/>
      </w:pPr>
      <w:r w:rsidRPr="007C06D4">
        <w:t xml:space="preserve">Externalizing parameters is </w:t>
      </w:r>
      <w:r w:rsidR="002E062A">
        <w:t>generally to be used where</w:t>
      </w:r>
      <w:r w:rsidRPr="007C06D4">
        <w:t xml:space="preserve"> integration content </w:t>
      </w:r>
      <w:r w:rsidR="002E062A">
        <w:t xml:space="preserve">is </w:t>
      </w:r>
      <w:r w:rsidRPr="007C06D4">
        <w:t>used across multiple landscape</w:t>
      </w:r>
      <w:r w:rsidR="002E062A">
        <w:t xml:space="preserve"> or</w:t>
      </w:r>
      <w:r w:rsidRPr="007C06D4">
        <w:t xml:space="preserve"> where the endpoints of the integration flow can vary in each landscape</w:t>
      </w:r>
      <w:r w:rsidR="002E062A">
        <w:t xml:space="preserve"> (dynamic endpoints)</w:t>
      </w:r>
      <w:r w:rsidRPr="007C06D4">
        <w:t xml:space="preserve">. </w:t>
      </w:r>
    </w:p>
    <w:p w14:paraId="736CA491" w14:textId="08A269E5" w:rsidR="003F5DDC" w:rsidRPr="007C06D4" w:rsidRDefault="003F5DDC" w:rsidP="00182547">
      <w:pPr>
        <w:pStyle w:val="03Text"/>
        <w:rPr>
          <w:rFonts w:cs="Arial"/>
        </w:rPr>
      </w:pPr>
      <w:r w:rsidRPr="007C06D4">
        <w:t>Always externalize the parameters which will change based on the environment. Example: Host Names, URL in Development, Testing or Production etc</w:t>
      </w:r>
      <w:r w:rsidR="009D43F2">
        <w:t>.</w:t>
      </w:r>
    </w:p>
    <w:p w14:paraId="29F25014" w14:textId="77777777" w:rsidR="003F5DDC" w:rsidRPr="007C06D4" w:rsidRDefault="0260578A" w:rsidP="00D32D4A">
      <w:pPr>
        <w:pStyle w:val="BHeading3numbered"/>
      </w:pPr>
      <w:bookmarkStart w:id="158" w:name="_Toc227329652"/>
      <w:r>
        <w:t>Restarting Messages</w:t>
      </w:r>
      <w:bookmarkEnd w:id="158"/>
    </w:p>
    <w:p w14:paraId="77E9B977" w14:textId="28DC8DA3" w:rsidR="00300C47" w:rsidRDefault="003F5DDC" w:rsidP="621931B1">
      <w:pPr>
        <w:pStyle w:val="03Text"/>
      </w:pPr>
      <w:r>
        <w:t xml:space="preserve">In Cloud Integration, when message processing fails, there is no means to retry the message processing automatically. It must be resent from the source system. </w:t>
      </w:r>
      <w:r w:rsidR="008022B2">
        <w:t>Poll-type interfaces will be designed in a way to ensure missed messages are captured on subsequent runs. Push-type interfaces will be designed in a way to ensure that missing acknowledgements to source systems will trigger a re-run.</w:t>
      </w:r>
    </w:p>
    <w:p w14:paraId="2806FB22" w14:textId="2A7F0E81" w:rsidR="003F5DDC" w:rsidRPr="00497216" w:rsidRDefault="0260578A" w:rsidP="00D32D4A">
      <w:pPr>
        <w:pStyle w:val="BHeading3numbered"/>
      </w:pPr>
      <w:bookmarkStart w:id="159" w:name="_Toc227329653"/>
      <w:r>
        <w:t>JMS Approach</w:t>
      </w:r>
      <w:bookmarkEnd w:id="159"/>
    </w:p>
    <w:p w14:paraId="4155B127" w14:textId="77777777" w:rsidR="006C1947" w:rsidRDefault="003F5DDC" w:rsidP="00182547">
      <w:pPr>
        <w:pStyle w:val="03Text"/>
      </w:pPr>
      <w:r w:rsidRPr="007C06D4">
        <w:t xml:space="preserve">In many cases integration scenarios must be decoupled asynchronously between sender and receiver message processing to ensure that a retry is done from the integration system rather than the sender system. </w:t>
      </w:r>
    </w:p>
    <w:p w14:paraId="6F8F3D2D" w14:textId="39AD1D9C" w:rsidR="003F5DDC" w:rsidRPr="007C06D4" w:rsidRDefault="003F5DDC" w:rsidP="00182547">
      <w:pPr>
        <w:pStyle w:val="03Text"/>
      </w:pPr>
      <w:r w:rsidRPr="007C06D4">
        <w:t xml:space="preserve">This </w:t>
      </w:r>
      <w:r w:rsidR="006C1947">
        <w:t xml:space="preserve">would </w:t>
      </w:r>
      <w:r w:rsidRPr="007C06D4">
        <w:t>be achieved</w:t>
      </w:r>
      <w:r w:rsidR="006C1947">
        <w:t xml:space="preserve"> </w:t>
      </w:r>
      <w:r w:rsidRPr="007C06D4">
        <w:t xml:space="preserve">by using JMS queues to temporarily store the messages in the cloud integration system if the receiver system cannot be reached and retry them from there. Additionally, refer product documentation </w:t>
      </w:r>
      <w:hyperlink r:id="rId31">
        <w:r w:rsidRPr="007C06D4">
          <w:rPr>
            <w:rStyle w:val="Hyperlink"/>
          </w:rPr>
          <w:t>here</w:t>
        </w:r>
      </w:hyperlink>
      <w:r w:rsidRPr="007C06D4">
        <w:t>.</w:t>
      </w:r>
    </w:p>
    <w:p w14:paraId="652AD198" w14:textId="77777777" w:rsidR="003F5DDC" w:rsidRPr="00497216" w:rsidRDefault="0260578A" w:rsidP="00D32D4A">
      <w:pPr>
        <w:pStyle w:val="BHeading3numbered"/>
      </w:pPr>
      <w:bookmarkStart w:id="160" w:name="_Toc227329654"/>
      <w:r>
        <w:t>Data Store Approach</w:t>
      </w:r>
      <w:bookmarkEnd w:id="160"/>
    </w:p>
    <w:p w14:paraId="3E19015C" w14:textId="4BBF6B55" w:rsidR="003F5DDC" w:rsidRPr="007C06D4" w:rsidRDefault="003F5DDC" w:rsidP="00182547">
      <w:pPr>
        <w:pStyle w:val="03Text"/>
      </w:pPr>
      <w:r w:rsidRPr="007C06D4">
        <w:t xml:space="preserve">The messages are persisted in data store for many days (as configured in the process step – default being 90 days); or a variable which stays in the database for four hundred days after the last access. In this approach, messages are persisted for pre-defined period in </w:t>
      </w:r>
      <w:r w:rsidR="006C1947">
        <w:t>Cloud Integration</w:t>
      </w:r>
      <w:r w:rsidRPr="007C06D4">
        <w:t xml:space="preserve"> Data Store and automatically restarted after failures. You can also configure number of retries in a global variable. Additionally, refer product documentation </w:t>
      </w:r>
      <w:hyperlink r:id="rId32">
        <w:r w:rsidRPr="007C06D4">
          <w:rPr>
            <w:rStyle w:val="Hyperlink"/>
          </w:rPr>
          <w:t>here</w:t>
        </w:r>
      </w:hyperlink>
      <w:r w:rsidRPr="007C06D4">
        <w:t>.</w:t>
      </w:r>
    </w:p>
    <w:p w14:paraId="6055F1B9" w14:textId="77777777" w:rsidR="003F5DDC" w:rsidRPr="007C06D4" w:rsidRDefault="0260578A" w:rsidP="00D32D4A">
      <w:pPr>
        <w:pStyle w:val="BHeading3numbered"/>
      </w:pPr>
      <w:bookmarkStart w:id="161" w:name="_Toc227329655"/>
      <w:r>
        <w:t>Centralized Reusable Value Mapping API</w:t>
      </w:r>
      <w:bookmarkEnd w:id="161"/>
    </w:p>
    <w:p w14:paraId="4E048194" w14:textId="77777777" w:rsidR="002775C0" w:rsidRDefault="003F5DDC" w:rsidP="002775C0">
      <w:pPr>
        <w:pStyle w:val="03Text"/>
      </w:pPr>
      <w:r w:rsidRPr="007C06D4">
        <w:t>Value mapping needs to be maintained and created in a central repository i.e., in one value mapping package for promoting reusability and should be accessed using a script for the source values in the integration flow to map it to the target value. Value maps can be accessed programmatically from a script with the help of the getMappedValue API of the ValueMappingApi class. Make use of variables where generic configuration may occur.</w:t>
      </w:r>
    </w:p>
    <w:p w14:paraId="1DEBF6E4" w14:textId="26B87675" w:rsidR="002775C0" w:rsidRPr="007C06D4" w:rsidRDefault="002775C0" w:rsidP="002775C0">
      <w:pPr>
        <w:pStyle w:val="BHeading3numbered"/>
      </w:pPr>
      <w:del w:id="162" w:author="William Soehendra" w:date="2026-05-06T10:37:00Z" w16du:dateUtc="2026-05-06T00:37:00Z">
        <w:r w:rsidDel="00315EEF">
          <w:delText xml:space="preserve">iFlow </w:delText>
        </w:r>
      </w:del>
      <w:ins w:id="163" w:author="William Soehendra" w:date="2026-05-06T10:37:00Z" w16du:dateUtc="2026-05-06T00:37:00Z">
        <w:r w:rsidR="00315EEF">
          <w:t xml:space="preserve">Flow </w:t>
        </w:r>
      </w:ins>
      <w:r>
        <w:t xml:space="preserve">Reusability </w:t>
      </w:r>
    </w:p>
    <w:p w14:paraId="01D2350B" w14:textId="77777777" w:rsidR="006F4EBC" w:rsidRDefault="006F4EBC" w:rsidP="002775C0">
      <w:pPr>
        <w:pStyle w:val="03Text"/>
        <w:rPr>
          <w:ins w:id="164" w:author="William Soehendra" w:date="2026-05-06T10:34:00Z" w16du:dateUtc="2026-05-06T00:34:00Z"/>
          <w:lang w:val="en-AU"/>
        </w:rPr>
      </w:pPr>
      <w:ins w:id="165" w:author="William Soehendra" w:date="2026-05-06T10:33:00Z">
        <w:r w:rsidRPr="006F4EBC">
          <w:rPr>
            <w:lang w:val="en-AU"/>
          </w:rPr>
          <w:t>Within SAP Cloud Integration, reuse is achieved through a structured approach to artefact design that separates concerns across logical layers, governs how integration flows interact with subordinate processes and shared artefacts, and organises the overall landscape into maintainable, domain-aligned packages.</w:t>
        </w:r>
      </w:ins>
    </w:p>
    <w:p w14:paraId="4C36B2C8" w14:textId="77777777" w:rsidR="00DD7384" w:rsidRDefault="001E5FA8" w:rsidP="00DD7384">
      <w:pPr>
        <w:pStyle w:val="03Text"/>
        <w:numPr>
          <w:ilvl w:val="0"/>
          <w:numId w:val="74"/>
        </w:numPr>
        <w:rPr>
          <w:ins w:id="166" w:author="William Soehendra" w:date="2026-05-06T10:36:00Z" w16du:dateUtc="2026-05-06T00:36:00Z"/>
          <w:lang w:val="en-AU"/>
        </w:rPr>
      </w:pPr>
      <w:ins w:id="167" w:author="William Soehendra" w:date="2026-05-06T10:34:00Z" w16du:dateUtc="2026-05-06T00:34:00Z">
        <w:r w:rsidRPr="00DD7384">
          <w:rPr>
            <w:lang w:val="en-AU"/>
          </w:rPr>
          <w:lastRenderedPageBreak/>
          <w:t>Complex or reusable processing logic within an integration fl</w:t>
        </w:r>
      </w:ins>
      <w:ins w:id="168" w:author="William Soehendra" w:date="2026-05-06T10:35:00Z" w16du:dateUtc="2026-05-06T00:35:00Z">
        <w:r w:rsidRPr="00DD7384">
          <w:rPr>
            <w:lang w:val="en-AU"/>
          </w:rPr>
          <w:t xml:space="preserve">ow is to be contained within a </w:t>
        </w:r>
        <w:r w:rsidRPr="00DD7384">
          <w:rPr>
            <w:b/>
            <w:bCs w:val="0"/>
            <w:lang w:val="en-AU"/>
          </w:rPr>
          <w:t>Local Integration Process</w:t>
        </w:r>
        <w:r w:rsidRPr="00DD7384">
          <w:rPr>
            <w:lang w:val="en-AU"/>
          </w:rPr>
          <w:t>. This can be called as modular sub-process flows from the main integration process.</w:t>
        </w:r>
      </w:ins>
    </w:p>
    <w:p w14:paraId="55AFF44E" w14:textId="7F72FE57" w:rsidR="00DD7384" w:rsidRDefault="00DD7384" w:rsidP="00641513">
      <w:pPr>
        <w:pStyle w:val="03Text"/>
        <w:numPr>
          <w:ilvl w:val="1"/>
          <w:numId w:val="74"/>
        </w:numPr>
        <w:rPr>
          <w:ins w:id="169" w:author="William Soehendra" w:date="2026-05-06T10:36:00Z" w16du:dateUtc="2026-05-06T00:36:00Z"/>
          <w:lang w:val="en-AU"/>
        </w:rPr>
      </w:pPr>
      <w:ins w:id="170" w:author="William Soehendra" w:date="2026-05-06T10:36:00Z">
        <w:r w:rsidRPr="00DD7384">
          <w:rPr>
            <w:lang w:val="en-AU"/>
          </w:rPr>
          <w:t>This keeps the primary flow concise and readable, and promotes reuse of common processing steps — such as error handling routines, retry logic, or payload enrichment — across multiple steps within a scenario without duplicating the underlying logic. </w:t>
        </w:r>
      </w:ins>
    </w:p>
    <w:p w14:paraId="7A282811" w14:textId="13A56C41" w:rsidR="001E5FA8" w:rsidRPr="00DD7384" w:rsidRDefault="001E5FA8" w:rsidP="00DD7384">
      <w:pPr>
        <w:pStyle w:val="03Text"/>
        <w:numPr>
          <w:ilvl w:val="0"/>
          <w:numId w:val="74"/>
        </w:numPr>
        <w:rPr>
          <w:ins w:id="171" w:author="William Soehendra" w:date="2026-05-06T10:36:00Z" w16du:dateUtc="2026-05-06T00:36:00Z"/>
          <w:lang w:val="en-AU"/>
        </w:rPr>
      </w:pPr>
      <w:ins w:id="172" w:author="William Soehendra" w:date="2026-05-06T10:35:00Z" w16du:dateUtc="2026-05-06T00:35:00Z">
        <w:r w:rsidRPr="00DD7384">
          <w:rPr>
            <w:lang w:val="en-AU"/>
          </w:rPr>
          <w:t>Reusable artifacts not scenario-specific (such as message mapping, scripts, etc.), are maintained for use across integrat</w:t>
        </w:r>
      </w:ins>
      <w:ins w:id="173" w:author="William Soehendra" w:date="2026-05-06T10:36:00Z" w16du:dateUtc="2026-05-06T00:36:00Z">
        <w:r w:rsidRPr="00DD7384">
          <w:rPr>
            <w:lang w:val="en-AU"/>
          </w:rPr>
          <w:t>ion flows rather than embedded within individual flows.</w:t>
        </w:r>
      </w:ins>
    </w:p>
    <w:p w14:paraId="41FBBDD6" w14:textId="7BA9C8F5" w:rsidR="00DD7384" w:rsidRDefault="00DD7384" w:rsidP="00641513">
      <w:pPr>
        <w:pStyle w:val="03Text"/>
        <w:numPr>
          <w:ilvl w:val="1"/>
          <w:numId w:val="74"/>
        </w:numPr>
        <w:rPr>
          <w:ins w:id="174" w:author="William Soehendra" w:date="2026-05-06T10:33:00Z" w16du:dateUtc="2026-05-06T00:33:00Z"/>
          <w:lang w:val="en-AU"/>
        </w:rPr>
      </w:pPr>
      <w:ins w:id="175" w:author="William Soehendra" w:date="2026-05-06T10:36:00Z">
        <w:r w:rsidRPr="00DD7384">
          <w:rPr>
            <w:lang w:val="en-AU"/>
          </w:rPr>
          <w:t>This ensures that a change to a shared mapping or script is made once and reflected consistently wherever that artefact is referenced. Integration flows reference these shared artefacts by dependency, and any update to a shared artefact is subject to the same versioning and promotion governance as primary integration flows to prevent unintended impacts across consuming scenarios.</w:t>
        </w:r>
      </w:ins>
    </w:p>
    <w:p w14:paraId="4AE34ED3" w14:textId="5BB31FA7" w:rsidR="00A81526" w:rsidRPr="002775C0" w:rsidRDefault="00A81526" w:rsidP="002775C0">
      <w:pPr>
        <w:pStyle w:val="03Text"/>
      </w:pPr>
      <w:r>
        <w:br w:type="page"/>
      </w:r>
    </w:p>
    <w:p w14:paraId="3EF15413" w14:textId="7B93FE89" w:rsidR="002816C9" w:rsidRDefault="00AB4239" w:rsidP="00702CF7">
      <w:pPr>
        <w:pStyle w:val="BHeading1numbered"/>
      </w:pPr>
      <w:bookmarkStart w:id="176" w:name="_Toc227329656"/>
      <w:r>
        <w:lastRenderedPageBreak/>
        <w:t>Integration Transport and Deployment</w:t>
      </w:r>
      <w:bookmarkEnd w:id="176"/>
    </w:p>
    <w:p w14:paraId="70E750CC" w14:textId="77777777" w:rsidR="00C538FD" w:rsidRDefault="0067640E" w:rsidP="00C538FD">
      <w:pPr>
        <w:pStyle w:val="03Text"/>
      </w:pPr>
      <w:r w:rsidRPr="00C538FD">
        <w:t xml:space="preserve">Integration content within Cloud Integration will exist </w:t>
      </w:r>
      <w:r w:rsidR="002816C9" w:rsidRPr="00C538FD">
        <w:t xml:space="preserve">in distinct tenants, according to the environment stage (Development, Test and </w:t>
      </w:r>
      <w:r w:rsidR="001C2092" w:rsidRPr="00C538FD">
        <w:t>Production</w:t>
      </w:r>
      <w:r w:rsidR="002816C9" w:rsidRPr="00C538FD">
        <w:t>).</w:t>
      </w:r>
      <w:r w:rsidR="001C2092" w:rsidRPr="00C538FD">
        <w:t xml:space="preserve"> As content is built, tested and deployed</w:t>
      </w:r>
      <w:r w:rsidR="00C538FD" w:rsidRPr="00C538FD">
        <w:t xml:space="preserve"> across subaccount tenants, Project Apollo will follow the below approaches for integration and deployment mechanisms in BTP.</w:t>
      </w:r>
      <w:bookmarkEnd w:id="115"/>
    </w:p>
    <w:p w14:paraId="45EF1AC8" w14:textId="2F4FF853" w:rsidR="00B75989" w:rsidRDefault="003861CD" w:rsidP="00B75989">
      <w:pPr>
        <w:pStyle w:val="BHeading2numbered"/>
      </w:pPr>
      <w:ins w:id="177" w:author="William Soehendra" w:date="2026-05-06T10:03:00Z" w16du:dateUtc="2026-05-06T00:03:00Z">
        <w:r>
          <w:t>Deployment Approach for Integrations</w:t>
        </w:r>
      </w:ins>
    </w:p>
    <w:p w14:paraId="06C5E93F" w14:textId="3319E8F1" w:rsidR="003861CD" w:rsidRDefault="003861CD" w:rsidP="0060364C">
      <w:pPr>
        <w:pStyle w:val="03Text"/>
        <w:rPr>
          <w:ins w:id="178" w:author="William Soehendra" w:date="2026-05-06T10:03:00Z" w16du:dateUtc="2026-05-06T00:03:00Z"/>
        </w:rPr>
      </w:pPr>
      <w:ins w:id="179" w:author="William Soehendra" w:date="2026-05-06T10:03:00Z" w16du:dateUtc="2026-05-06T00:03:00Z">
        <w:r>
          <w:t>Integration artefacts follow a linear promotion path across three dedicated SAP Cloud Integration tenants</w:t>
        </w:r>
      </w:ins>
      <w:ins w:id="180" w:author="William Soehendra" w:date="2026-05-06T10:04:00Z" w16du:dateUtc="2026-05-06T00:04:00Z">
        <w:r>
          <w:t>:</w:t>
        </w:r>
      </w:ins>
      <w:ins w:id="181" w:author="William Soehendra" w:date="2026-05-06T10:03:00Z" w16du:dateUtc="2026-05-06T00:03:00Z">
        <w:r>
          <w:t xml:space="preserve"> Development, Quality, and Production — each isolated with its own credentials, security artefacts, and endpoint configurations managed via externalised parameters. This ensures no environment-specific configuration is hardcoded within integration flows, and that the same artefact is promoted without modification. </w:t>
        </w:r>
      </w:ins>
    </w:p>
    <w:p w14:paraId="7191C085" w14:textId="4379C744" w:rsidR="003861CD" w:rsidRDefault="000B42FB" w:rsidP="0060364C">
      <w:pPr>
        <w:pStyle w:val="03Text"/>
        <w:rPr>
          <w:ins w:id="182" w:author="William Soehendra" w:date="2026-05-06T10:03:00Z" w16du:dateUtc="2026-05-06T00:03:00Z"/>
        </w:rPr>
      </w:pPr>
      <w:ins w:id="183" w:author="William Soehendra" w:date="2026-05-06T10:04:00Z" w16du:dateUtc="2026-05-06T00:04:00Z">
        <w:r>
          <w:t>Where possible and appropriate, a</w:t>
        </w:r>
      </w:ins>
      <w:ins w:id="184" w:author="William Soehendra" w:date="2026-05-06T10:03:00Z" w16du:dateUtc="2026-05-06T00:03:00Z">
        <w:r w:rsidR="003861CD">
          <w:t xml:space="preserve"> blue/green release strategy is adopted for production deployments, whereby the existing integration flow remains live while the updated version is deployed in parallel and validated under real message volumes before traffic is switched. This eliminates downtime and provides a clean fallback without requiring a re-deployment under pressure. Where parallel operation is not practical, a canary release approach is applied, routing a controlled subset of traffic to the updated flow prior to full cutover. All production deployments are scheduled within agreed change windows and coordinated with </w:t>
        </w:r>
      </w:ins>
      <w:ins w:id="185" w:author="William Soehendra" w:date="2026-05-06T10:05:00Z" w16du:dateUtc="2026-05-06T00:05:00Z">
        <w:r w:rsidR="0060364C">
          <w:t xml:space="preserve">Service Stream and S/4HANA </w:t>
        </w:r>
      </w:ins>
      <w:ins w:id="186" w:author="William Soehendra" w:date="2026-05-06T10:03:00Z" w16du:dateUtc="2026-05-06T00:03:00Z">
        <w:r w:rsidR="003861CD">
          <w:t>release cycles.</w:t>
        </w:r>
      </w:ins>
    </w:p>
    <w:p w14:paraId="7F9395B7" w14:textId="2D840A7F" w:rsidR="003861CD" w:rsidRDefault="003861CD" w:rsidP="0060364C">
      <w:pPr>
        <w:pStyle w:val="03Text"/>
        <w:rPr>
          <w:ins w:id="187" w:author="William Soehendra" w:date="2026-05-06T10:03:00Z" w16du:dateUtc="2026-05-06T00:03:00Z"/>
        </w:rPr>
      </w:pPr>
      <w:ins w:id="188" w:author="William Soehendra" w:date="2026-05-06T10:03:00Z" w16du:dateUtc="2026-05-06T00:03:00Z">
        <w:r>
          <w:t xml:space="preserve">Rollback capability is treated as a first-class concern. The </w:t>
        </w:r>
      </w:ins>
      <w:ins w:id="189" w:author="William Soehendra" w:date="2026-05-06T10:05:00Z" w16du:dateUtc="2026-05-06T00:05:00Z">
        <w:r w:rsidR="0060364C">
          <w:t>Cloud Integration tenant</w:t>
        </w:r>
      </w:ins>
      <w:ins w:id="190" w:author="William Soehendra" w:date="2026-05-06T10:03:00Z" w16du:dateUtc="2026-05-06T00:03:00Z">
        <w:r>
          <w:t xml:space="preserve"> retains prior artefact versions in each tenant, enabling rapid redeployment. </w:t>
        </w:r>
      </w:ins>
      <w:ins w:id="191" w:author="William Soehendra" w:date="2026-05-06T10:06:00Z" w16du:dateUtc="2026-05-06T00:06:00Z">
        <w:r w:rsidR="0060364C">
          <w:t>Any</w:t>
        </w:r>
      </w:ins>
      <w:ins w:id="192" w:author="William Soehendra" w:date="2026-05-06T10:03:00Z" w16du:dateUtc="2026-05-06T00:03:00Z">
        <w:r>
          <w:t xml:space="preserve"> rollback is treated as a formal change event with a root cause analysis to follow. For stateful scenarios involving Data Store or JMS queue persistence, rollback procedures account for in-flight messages to prevent data loss or duplication.</w:t>
        </w:r>
      </w:ins>
    </w:p>
    <w:p w14:paraId="6D472135" w14:textId="63F65430" w:rsidR="003861CD" w:rsidDel="0060364C" w:rsidRDefault="003861CD" w:rsidP="003861CD">
      <w:pPr>
        <w:pStyle w:val="03Text"/>
        <w:rPr>
          <w:del w:id="193" w:author="William Soehendra" w:date="2026-05-06T10:06:00Z" w16du:dateUtc="2026-05-06T00:06:00Z"/>
        </w:rPr>
      </w:pPr>
      <w:ins w:id="194" w:author="William Soehendra" w:date="2026-05-06T10:03:00Z" w16du:dateUtc="2026-05-06T00:03:00Z">
        <w:r>
          <w:t xml:space="preserve">Automated regression testing is embedded into the pipeline at two levels: artefact-level tests validate individual iFlow logic against mock endpoints, while end-to-end tests exercise critical scenarios across the full landscape upon promotion to the Quality tenant. </w:t>
        </w:r>
      </w:ins>
    </w:p>
    <w:p w14:paraId="009201E0" w14:textId="77777777" w:rsidR="00B75989" w:rsidRDefault="00B75989" w:rsidP="00B75989">
      <w:pPr>
        <w:pStyle w:val="03Text"/>
      </w:pPr>
    </w:p>
    <w:p w14:paraId="621B2AAC" w14:textId="15B9E793" w:rsidR="00C538FD" w:rsidRDefault="004330B5" w:rsidP="00C538FD">
      <w:pPr>
        <w:pStyle w:val="BHeading2numbered"/>
      </w:pPr>
      <w:bookmarkStart w:id="195" w:name="_Toc227329657"/>
      <w:r>
        <w:t>SAP Cloud Transport Management Service</w:t>
      </w:r>
      <w:bookmarkEnd w:id="195"/>
    </w:p>
    <w:p w14:paraId="483F5F83" w14:textId="255A092E" w:rsidR="00104AB0" w:rsidRDefault="004330B5" w:rsidP="004330B5">
      <w:pPr>
        <w:pStyle w:val="03Text"/>
      </w:pPr>
      <w:r w:rsidRPr="004330B5">
        <w:t>The SAP Cloud Transport Management (</w:t>
      </w:r>
      <w:r w:rsidR="004E5BD5">
        <w:t>CTMS</w:t>
      </w:r>
      <w:r w:rsidRPr="004330B5">
        <w:t>) service provides the</w:t>
      </w:r>
      <w:r w:rsidR="00336FDE">
        <w:t xml:space="preserve"> SAP-</w:t>
      </w:r>
      <w:r w:rsidRPr="004330B5">
        <w:t xml:space="preserve">recommended enterprise-grade transport mechanism for CPI artefacts. </w:t>
      </w:r>
      <w:r>
        <w:t xml:space="preserve">This service will be configured to align with the Project Apollo </w:t>
      </w:r>
      <w:r w:rsidR="00B247DB">
        <w:t xml:space="preserve">subaccounts and transport paths. </w:t>
      </w:r>
    </w:p>
    <w:p w14:paraId="3B14A753" w14:textId="0A4F183C" w:rsidR="004E5BD5" w:rsidRPr="004E5BD5" w:rsidRDefault="004E5BD5" w:rsidP="004E5BD5">
      <w:pPr>
        <w:pStyle w:val="03Text"/>
        <w:rPr>
          <w:lang w:val="en-AU"/>
        </w:rPr>
      </w:pPr>
      <w:r>
        <w:rPr>
          <w:bCs w:val="0"/>
          <w:lang w:val="en-AU"/>
        </w:rPr>
        <w:t xml:space="preserve">Within CTMS, </w:t>
      </w:r>
      <w:r w:rsidRPr="004E5BD5">
        <w:rPr>
          <w:lang w:val="en-AU"/>
        </w:rPr>
        <w:t xml:space="preserve">Transport requests serve as the fundamental unit of change management. Each request </w:t>
      </w:r>
      <w:r w:rsidR="00336FDE">
        <w:rPr>
          <w:lang w:val="en-AU"/>
        </w:rPr>
        <w:t>will contain</w:t>
      </w:r>
      <w:r w:rsidRPr="004E5BD5">
        <w:rPr>
          <w:lang w:val="en-AU"/>
        </w:rPr>
        <w:t>:</w:t>
      </w:r>
    </w:p>
    <w:p w14:paraId="2263DDC4" w14:textId="452A2393" w:rsidR="004E5BD5" w:rsidRPr="004E5BD5" w:rsidRDefault="004E5BD5" w:rsidP="004E5BD5">
      <w:pPr>
        <w:pStyle w:val="03Text"/>
        <w:rPr>
          <w:lang w:val="en-AU"/>
        </w:rPr>
      </w:pPr>
      <w:r w:rsidRPr="004E5BD5">
        <w:rPr>
          <w:b/>
          <w:lang w:val="en-AU"/>
        </w:rPr>
        <w:t>Transport Request Metadata</w:t>
      </w:r>
    </w:p>
    <w:p w14:paraId="6C3F6E09" w14:textId="77777777" w:rsidR="004E5BD5" w:rsidRPr="004E5BD5" w:rsidRDefault="004E5BD5" w:rsidP="004E5BD5">
      <w:pPr>
        <w:pStyle w:val="03Text"/>
        <w:numPr>
          <w:ilvl w:val="0"/>
          <w:numId w:val="66"/>
        </w:numPr>
        <w:rPr>
          <w:lang w:val="en-AU"/>
        </w:rPr>
      </w:pPr>
      <w:r w:rsidRPr="004E5BD5">
        <w:rPr>
          <w:lang w:val="en-AU"/>
        </w:rPr>
        <w:t>Unique transport request identifier (system-generated)</w:t>
      </w:r>
    </w:p>
    <w:p w14:paraId="586D3432" w14:textId="77777777" w:rsidR="004E5BD5" w:rsidRPr="004E5BD5" w:rsidRDefault="004E5BD5" w:rsidP="004E5BD5">
      <w:pPr>
        <w:pStyle w:val="03Text"/>
        <w:numPr>
          <w:ilvl w:val="0"/>
          <w:numId w:val="66"/>
        </w:numPr>
        <w:rPr>
          <w:lang w:val="en-AU"/>
        </w:rPr>
      </w:pPr>
      <w:r w:rsidRPr="004E5BD5">
        <w:rPr>
          <w:lang w:val="en-AU"/>
        </w:rPr>
        <w:t>Business description and change justification</w:t>
      </w:r>
    </w:p>
    <w:p w14:paraId="707855C7" w14:textId="77777777" w:rsidR="004E5BD5" w:rsidRPr="004E5BD5" w:rsidRDefault="004E5BD5" w:rsidP="004E5BD5">
      <w:pPr>
        <w:pStyle w:val="03Text"/>
        <w:numPr>
          <w:ilvl w:val="0"/>
          <w:numId w:val="66"/>
        </w:numPr>
        <w:rPr>
          <w:lang w:val="en-AU"/>
        </w:rPr>
      </w:pPr>
      <w:r w:rsidRPr="004E5BD5">
        <w:rPr>
          <w:lang w:val="en-AU"/>
        </w:rPr>
        <w:t>Requestor identity and timestamp</w:t>
      </w:r>
    </w:p>
    <w:p w14:paraId="537F978C" w14:textId="77777777" w:rsidR="004E5BD5" w:rsidRPr="004E5BD5" w:rsidRDefault="004E5BD5" w:rsidP="004E5BD5">
      <w:pPr>
        <w:pStyle w:val="03Text"/>
        <w:numPr>
          <w:ilvl w:val="0"/>
          <w:numId w:val="66"/>
        </w:numPr>
        <w:rPr>
          <w:lang w:val="en-AU"/>
        </w:rPr>
      </w:pPr>
      <w:r w:rsidRPr="004E5BD5">
        <w:rPr>
          <w:lang w:val="en-AU"/>
        </w:rPr>
        <w:t>Associated change ticket or user story reference</w:t>
      </w:r>
    </w:p>
    <w:p w14:paraId="60E5B132" w14:textId="77777777" w:rsidR="004E5BD5" w:rsidRPr="004E5BD5" w:rsidRDefault="004E5BD5" w:rsidP="004E5BD5">
      <w:pPr>
        <w:pStyle w:val="03Text"/>
        <w:numPr>
          <w:ilvl w:val="0"/>
          <w:numId w:val="66"/>
        </w:numPr>
        <w:rPr>
          <w:lang w:val="en-AU"/>
        </w:rPr>
      </w:pPr>
      <w:r w:rsidRPr="004E5BD5">
        <w:rPr>
          <w:lang w:val="en-AU"/>
        </w:rPr>
        <w:t>Target deployment schedule</w:t>
      </w:r>
    </w:p>
    <w:p w14:paraId="66CBB51C" w14:textId="77777777" w:rsidR="004E5BD5" w:rsidRPr="004E5BD5" w:rsidRDefault="004E5BD5" w:rsidP="004E5BD5">
      <w:pPr>
        <w:pStyle w:val="03Text"/>
        <w:numPr>
          <w:ilvl w:val="0"/>
          <w:numId w:val="66"/>
        </w:numPr>
        <w:rPr>
          <w:lang w:val="en-AU"/>
        </w:rPr>
      </w:pPr>
      <w:r w:rsidRPr="004E5BD5">
        <w:rPr>
          <w:lang w:val="en-AU"/>
        </w:rPr>
        <w:t>Priority and urgency classification</w:t>
      </w:r>
    </w:p>
    <w:p w14:paraId="2FEFED3B" w14:textId="486CD644" w:rsidR="004E5BD5" w:rsidRPr="004E5BD5" w:rsidRDefault="004E5BD5" w:rsidP="004E5BD5">
      <w:pPr>
        <w:pStyle w:val="03Text"/>
        <w:rPr>
          <w:lang w:val="en-AU"/>
        </w:rPr>
      </w:pPr>
      <w:r w:rsidRPr="004E5BD5">
        <w:rPr>
          <w:b/>
          <w:lang w:val="en-AU"/>
        </w:rPr>
        <w:t>Integration Artefact Inventory</w:t>
      </w:r>
      <w:r w:rsidRPr="004E5BD5">
        <w:rPr>
          <w:lang w:val="en-AU"/>
        </w:rPr>
        <w:t>:</w:t>
      </w:r>
    </w:p>
    <w:p w14:paraId="226CC627" w14:textId="77777777" w:rsidR="004E5BD5" w:rsidRPr="004E5BD5" w:rsidRDefault="004E5BD5" w:rsidP="004E5BD5">
      <w:pPr>
        <w:pStyle w:val="03Text"/>
        <w:numPr>
          <w:ilvl w:val="0"/>
          <w:numId w:val="67"/>
        </w:numPr>
        <w:rPr>
          <w:lang w:val="en-AU"/>
        </w:rPr>
      </w:pPr>
      <w:r w:rsidRPr="004E5BD5">
        <w:rPr>
          <w:lang w:val="en-AU"/>
        </w:rPr>
        <w:t>Integration package names and semantic versions</w:t>
      </w:r>
    </w:p>
    <w:p w14:paraId="41FA9837" w14:textId="77777777" w:rsidR="004E5BD5" w:rsidRPr="004E5BD5" w:rsidRDefault="004E5BD5" w:rsidP="004E5BD5">
      <w:pPr>
        <w:pStyle w:val="03Text"/>
        <w:numPr>
          <w:ilvl w:val="0"/>
          <w:numId w:val="67"/>
        </w:numPr>
        <w:rPr>
          <w:lang w:val="en-AU"/>
        </w:rPr>
      </w:pPr>
      <w:r w:rsidRPr="004E5BD5">
        <w:rPr>
          <w:lang w:val="en-AU"/>
        </w:rPr>
        <w:t>Package dependencies and prerequisite versions</w:t>
      </w:r>
    </w:p>
    <w:p w14:paraId="45AE4BD9" w14:textId="77777777" w:rsidR="004E5BD5" w:rsidRPr="004E5BD5" w:rsidRDefault="004E5BD5" w:rsidP="004E5BD5">
      <w:pPr>
        <w:pStyle w:val="03Text"/>
        <w:numPr>
          <w:ilvl w:val="0"/>
          <w:numId w:val="67"/>
        </w:numPr>
        <w:rPr>
          <w:lang w:val="en-AU"/>
        </w:rPr>
      </w:pPr>
      <w:r w:rsidRPr="004E5BD5">
        <w:rPr>
          <w:lang w:val="en-AU"/>
        </w:rPr>
        <w:t>Source node from which packages were exported</w:t>
      </w:r>
    </w:p>
    <w:p w14:paraId="4AA0A3D1" w14:textId="77777777" w:rsidR="004E5BD5" w:rsidRPr="004E5BD5" w:rsidRDefault="004E5BD5" w:rsidP="004E5BD5">
      <w:pPr>
        <w:pStyle w:val="03Text"/>
        <w:numPr>
          <w:ilvl w:val="0"/>
          <w:numId w:val="67"/>
        </w:numPr>
        <w:rPr>
          <w:lang w:val="en-AU"/>
        </w:rPr>
      </w:pPr>
      <w:r w:rsidRPr="004E5BD5">
        <w:rPr>
          <w:lang w:val="en-AU"/>
        </w:rPr>
        <w:lastRenderedPageBreak/>
        <w:t>Package checksums for integrity verification</w:t>
      </w:r>
    </w:p>
    <w:p w14:paraId="0FB9568E" w14:textId="4117BB07" w:rsidR="004E5BD5" w:rsidRPr="004E5BD5" w:rsidRDefault="004E5BD5" w:rsidP="004E5BD5">
      <w:pPr>
        <w:pStyle w:val="03Text"/>
        <w:rPr>
          <w:lang w:val="en-AU"/>
        </w:rPr>
      </w:pPr>
      <w:r w:rsidRPr="004E5BD5">
        <w:rPr>
          <w:b/>
          <w:lang w:val="en-AU"/>
        </w:rPr>
        <w:t>Approval Workflow State</w:t>
      </w:r>
      <w:r w:rsidRPr="004E5BD5">
        <w:rPr>
          <w:lang w:val="en-AU"/>
        </w:rPr>
        <w:t> </w:t>
      </w:r>
    </w:p>
    <w:p w14:paraId="543A3FF4" w14:textId="77777777" w:rsidR="004E5BD5" w:rsidRPr="004E5BD5" w:rsidRDefault="004E5BD5" w:rsidP="004E5BD5">
      <w:pPr>
        <w:pStyle w:val="03Text"/>
        <w:numPr>
          <w:ilvl w:val="0"/>
          <w:numId w:val="68"/>
        </w:numPr>
        <w:rPr>
          <w:lang w:val="en-AU"/>
        </w:rPr>
      </w:pPr>
      <w:r w:rsidRPr="004E5BD5">
        <w:rPr>
          <w:lang w:val="en-AU"/>
        </w:rPr>
        <w:t>Draft: Request created but not submitted for approval</w:t>
      </w:r>
    </w:p>
    <w:p w14:paraId="59B46096" w14:textId="77777777" w:rsidR="004E5BD5" w:rsidRPr="004E5BD5" w:rsidRDefault="004E5BD5" w:rsidP="004E5BD5">
      <w:pPr>
        <w:pStyle w:val="03Text"/>
        <w:numPr>
          <w:ilvl w:val="0"/>
          <w:numId w:val="68"/>
        </w:numPr>
        <w:rPr>
          <w:lang w:val="en-AU"/>
        </w:rPr>
      </w:pPr>
      <w:r w:rsidRPr="004E5BD5">
        <w:rPr>
          <w:lang w:val="en-AU"/>
        </w:rPr>
        <w:t>Awaiting Approval: Submitted and pending reviewer action</w:t>
      </w:r>
    </w:p>
    <w:p w14:paraId="77EA3860" w14:textId="77777777" w:rsidR="004E5BD5" w:rsidRPr="004E5BD5" w:rsidRDefault="004E5BD5" w:rsidP="004E5BD5">
      <w:pPr>
        <w:pStyle w:val="03Text"/>
        <w:numPr>
          <w:ilvl w:val="0"/>
          <w:numId w:val="68"/>
        </w:numPr>
        <w:rPr>
          <w:lang w:val="en-AU"/>
        </w:rPr>
      </w:pPr>
      <w:r w:rsidRPr="004E5BD5">
        <w:rPr>
          <w:lang w:val="en-AU"/>
        </w:rPr>
        <w:t>Approved: Authorised for transport execution</w:t>
      </w:r>
    </w:p>
    <w:p w14:paraId="6F81AB91" w14:textId="77777777" w:rsidR="004E5BD5" w:rsidRPr="004E5BD5" w:rsidRDefault="004E5BD5" w:rsidP="004E5BD5">
      <w:pPr>
        <w:pStyle w:val="03Text"/>
        <w:numPr>
          <w:ilvl w:val="0"/>
          <w:numId w:val="68"/>
        </w:numPr>
        <w:rPr>
          <w:lang w:val="en-AU"/>
        </w:rPr>
      </w:pPr>
      <w:r w:rsidRPr="004E5BD5">
        <w:rPr>
          <w:lang w:val="en-AU"/>
        </w:rPr>
        <w:t>In Transit: Currently executing transport to target node</w:t>
      </w:r>
    </w:p>
    <w:p w14:paraId="5C9FBAB5" w14:textId="77777777" w:rsidR="004E5BD5" w:rsidRPr="004E5BD5" w:rsidRDefault="004E5BD5" w:rsidP="004E5BD5">
      <w:pPr>
        <w:pStyle w:val="03Text"/>
        <w:numPr>
          <w:ilvl w:val="0"/>
          <w:numId w:val="68"/>
        </w:numPr>
        <w:rPr>
          <w:lang w:val="en-AU"/>
        </w:rPr>
      </w:pPr>
      <w:r w:rsidRPr="004E5BD5">
        <w:rPr>
          <w:lang w:val="en-AU"/>
        </w:rPr>
        <w:t>Completed: Successfully transported and deployed</w:t>
      </w:r>
    </w:p>
    <w:p w14:paraId="76CA9448" w14:textId="77777777" w:rsidR="004E5BD5" w:rsidRPr="004E5BD5" w:rsidRDefault="004E5BD5" w:rsidP="004E5BD5">
      <w:pPr>
        <w:pStyle w:val="03Text"/>
        <w:numPr>
          <w:ilvl w:val="0"/>
          <w:numId w:val="68"/>
        </w:numPr>
        <w:rPr>
          <w:lang w:val="en-AU"/>
        </w:rPr>
      </w:pPr>
      <w:r w:rsidRPr="004E5BD5">
        <w:rPr>
          <w:lang w:val="en-AU"/>
        </w:rPr>
        <w:t>Rejected: Declined by approver with documented rationale</w:t>
      </w:r>
    </w:p>
    <w:p w14:paraId="54A788E3" w14:textId="77777777" w:rsidR="004E5BD5" w:rsidRPr="004E5BD5" w:rsidRDefault="004E5BD5" w:rsidP="004E5BD5">
      <w:pPr>
        <w:pStyle w:val="03Text"/>
        <w:numPr>
          <w:ilvl w:val="0"/>
          <w:numId w:val="68"/>
        </w:numPr>
        <w:rPr>
          <w:lang w:val="en-AU"/>
        </w:rPr>
      </w:pPr>
      <w:r w:rsidRPr="004E5BD5">
        <w:rPr>
          <w:lang w:val="en-AU"/>
        </w:rPr>
        <w:t>Failed: Transport execution encountered errors requiring remediation</w:t>
      </w:r>
    </w:p>
    <w:p w14:paraId="7281E360" w14:textId="23E27FB0" w:rsidR="00C9748D" w:rsidRPr="00336FDE" w:rsidRDefault="004E5BD5" w:rsidP="004330B5">
      <w:pPr>
        <w:pStyle w:val="03Text"/>
        <w:rPr>
          <w:lang w:val="en-AU"/>
        </w:rPr>
      </w:pPr>
      <w:r w:rsidRPr="004E5BD5">
        <w:rPr>
          <w:b/>
          <w:lang w:val="en-AU"/>
        </w:rPr>
        <w:t>Audit Trail Entries</w:t>
      </w:r>
      <w:r w:rsidRPr="004E5BD5">
        <w:rPr>
          <w:lang w:val="en-AU"/>
        </w:rPr>
        <w:t> documenting every state transition, approval decision, transport execution event, and deployment outcome. Audit entries are immutable and timestamped, providing complete forensic reconstruction capability</w:t>
      </w:r>
      <w:commentRangeStart w:id="196"/>
    </w:p>
    <w:p w14:paraId="79D43A9D" w14:textId="77777777" w:rsidR="00421A45" w:rsidRPr="00421A45" w:rsidRDefault="00421A45" w:rsidP="00421A45">
      <w:pPr>
        <w:pStyle w:val="03Text"/>
        <w:rPr>
          <w:lang w:val="en-AU"/>
        </w:rPr>
      </w:pPr>
      <w:r w:rsidRPr="00421A45">
        <w:rPr>
          <w:lang w:val="en-AU"/>
        </w:rPr>
        <w:t xml:space="preserve">Project Apollo will use </w:t>
      </w:r>
      <w:r w:rsidRPr="00421A45">
        <w:rPr>
          <w:bCs w:val="0"/>
          <w:lang w:val="en-AU"/>
        </w:rPr>
        <w:t>SAP Cloud Transport Management Service (CTMS)</w:t>
      </w:r>
      <w:r w:rsidRPr="00421A45">
        <w:rPr>
          <w:lang w:val="en-AU"/>
        </w:rPr>
        <w:t xml:space="preserve"> as the standard transport mechanism for BTP developments, including SAP Cloud Integration artefacts. CTMS will manage the movement of integration content across subaccount environments (Development, Test and Production) using defined transport routes and controlled deployment steps.</w:t>
      </w:r>
    </w:p>
    <w:p w14:paraId="5DD98C80" w14:textId="77777777" w:rsidR="00421A45" w:rsidRPr="00421A45" w:rsidRDefault="00421A45" w:rsidP="00421A45">
      <w:pPr>
        <w:pStyle w:val="03Text"/>
        <w:rPr>
          <w:lang w:val="en-AU"/>
        </w:rPr>
      </w:pPr>
      <w:r w:rsidRPr="00421A45">
        <w:rPr>
          <w:b/>
          <w:lang w:val="en-AU"/>
        </w:rPr>
        <w:t>SAP Cloud ALM (CALM)</w:t>
      </w:r>
      <w:r w:rsidRPr="00421A45">
        <w:rPr>
          <w:lang w:val="en-AU"/>
        </w:rPr>
        <w:t xml:space="preserve"> will be used to provide visibility of integration changes across environments and support coordination of deployment activities.</w:t>
      </w:r>
    </w:p>
    <w:p w14:paraId="7DEFE0E4" w14:textId="77777777" w:rsidR="00421A45" w:rsidRPr="00421A45" w:rsidRDefault="00421A45" w:rsidP="00421A45">
      <w:pPr>
        <w:pStyle w:val="03Text"/>
        <w:rPr>
          <w:lang w:val="en-AU"/>
        </w:rPr>
      </w:pPr>
      <w:r w:rsidRPr="00421A45">
        <w:rPr>
          <w:lang w:val="en-AU"/>
        </w:rPr>
        <w:t>In this model:</w:t>
      </w:r>
      <w:r w:rsidRPr="00421A45">
        <w:rPr>
          <w:lang w:val="en-AU"/>
        </w:rPr>
        <w:br/>
        <w:t>• CTMS manages transport execution and artefact movement across environments</w:t>
      </w:r>
      <w:r w:rsidRPr="00421A45">
        <w:rPr>
          <w:lang w:val="en-AU"/>
        </w:rPr>
        <w:br/>
        <w:t>• CALM provides visibility and coordination of deployments</w:t>
      </w:r>
      <w:r w:rsidRPr="00421A45">
        <w:rPr>
          <w:lang w:val="en-AU"/>
        </w:rPr>
        <w:br/>
        <w:t>• SAP Cloud Integration provides runtime monitoring and operational visibility for integration flows</w:t>
      </w:r>
    </w:p>
    <w:p w14:paraId="76937539" w14:textId="77777777" w:rsidR="00421A45" w:rsidRPr="00421A45" w:rsidRDefault="00421A45" w:rsidP="00421A45">
      <w:pPr>
        <w:pStyle w:val="03Text"/>
        <w:rPr>
          <w:lang w:val="en-AU"/>
        </w:rPr>
      </w:pPr>
      <w:r w:rsidRPr="00421A45">
        <w:rPr>
          <w:lang w:val="en-AU"/>
        </w:rPr>
        <w:t>This approach provides a consistent and controlled way to manage integration deployments, with clear visibility of changes across environments and reliable handling of integration artefacts.</w:t>
      </w:r>
    </w:p>
    <w:p w14:paraId="5744A64D" w14:textId="77777777" w:rsidR="00F22A1C" w:rsidRDefault="00F22A1C" w:rsidP="00F22A1C">
      <w:pPr>
        <w:pStyle w:val="BHeading2numbered"/>
        <w:rPr>
          <w:ins w:id="197" w:author="William Soehendra" w:date="2026-05-06T10:23:00Z" w16du:dateUtc="2026-05-06T00:23:00Z"/>
        </w:rPr>
      </w:pPr>
      <w:ins w:id="198" w:author="William Soehendra" w:date="2026-05-06T10:23:00Z" w16du:dateUtc="2026-05-06T00:23:00Z">
        <w:r>
          <w:t>Version Control Approach</w:t>
        </w:r>
      </w:ins>
    </w:p>
    <w:p w14:paraId="28247141" w14:textId="4E18828F" w:rsidR="00975D0E" w:rsidRDefault="00975D0E" w:rsidP="00975D0E">
      <w:pPr>
        <w:pStyle w:val="03Text"/>
        <w:rPr>
          <w:ins w:id="199" w:author="William Soehendra" w:date="2026-05-06T10:23:00Z" w16du:dateUtc="2026-05-06T00:23:00Z"/>
        </w:rPr>
      </w:pPr>
      <w:ins w:id="200" w:author="William Soehendra" w:date="2026-05-06T10:23:00Z" w16du:dateUtc="2026-05-06T00:23:00Z">
        <w:r>
          <w:t xml:space="preserve">SAP Cloud Integration provides native, built-in versioning capability that serves as the primary mechanism for version control across all integration artefacts </w:t>
        </w:r>
      </w:ins>
      <w:ins w:id="201" w:author="William Soehendra" w:date="2026-05-06T10:24:00Z" w16du:dateUtc="2026-05-06T00:24:00Z">
        <w:r>
          <w:t>for Project Apollo</w:t>
        </w:r>
      </w:ins>
      <w:ins w:id="202" w:author="William Soehendra" w:date="2026-05-06T10:23:00Z" w16du:dateUtc="2026-05-06T00:23:00Z">
        <w:r>
          <w:t xml:space="preserve">. Because all integration development is performed directly on the </w:t>
        </w:r>
      </w:ins>
      <w:ins w:id="203" w:author="William Soehendra" w:date="2026-05-06T10:24:00Z" w16du:dateUtc="2026-05-06T00:24:00Z">
        <w:r>
          <w:t xml:space="preserve">Cloud Intehgration </w:t>
        </w:r>
      </w:ins>
      <w:ins w:id="204" w:author="William Soehendra" w:date="2026-05-06T10:23:00Z" w16du:dateUtc="2026-05-06T00:23:00Z">
        <w:r>
          <w:t>tenant — rather than locally on developer workstations — there is no requirement to integrate with an external source control system such as Git. This is consistent with the standard operating model for SAP Cloud Integration, where the platform itself is the authoritative system of record for artefact development and versioning.</w:t>
        </w:r>
      </w:ins>
    </w:p>
    <w:p w14:paraId="19199DF0" w14:textId="586CA7EF" w:rsidR="00975D0E" w:rsidRDefault="00975D0E" w:rsidP="00975D0E">
      <w:pPr>
        <w:pStyle w:val="03Text"/>
        <w:rPr>
          <w:ins w:id="205" w:author="William Soehendra" w:date="2026-05-06T10:23:00Z" w16du:dateUtc="2026-05-06T00:23:00Z"/>
        </w:rPr>
      </w:pPr>
      <w:ins w:id="206" w:author="William Soehendra" w:date="2026-05-06T10:23:00Z" w16du:dateUtc="2026-05-06T00:23:00Z">
        <w:r>
          <w:t xml:space="preserve">Within </w:t>
        </w:r>
      </w:ins>
      <w:ins w:id="207" w:author="William Soehendra" w:date="2026-05-06T10:24:00Z" w16du:dateUtc="2026-05-06T00:24:00Z">
        <w:r>
          <w:t>Cloud Integration</w:t>
        </w:r>
      </w:ins>
      <w:ins w:id="208" w:author="William Soehendra" w:date="2026-05-06T10:23:00Z" w16du:dateUtc="2026-05-06T00:23:00Z">
        <w:r>
          <w:t>, every integration flow, message mapping, and reusable artefact can be explicitly versioned at the point of save or deployment. Each version is accompanied by a mandatory version comment, which the programme uses to capture a concise description of the change, the associated change request or ticket reference, and the author. This provides a clear, auditable history of every modification made to an artefact over time. Prior versions are retained on the tenant and can be restored directly from the version history, supporting both rollback and traceability requirements without reliance on external tooling.</w:t>
        </w:r>
      </w:ins>
    </w:p>
    <w:p w14:paraId="06CCB311" w14:textId="483956D9" w:rsidR="00975D0E" w:rsidRDefault="00975D0E" w:rsidP="00975D0E">
      <w:pPr>
        <w:pStyle w:val="03Text"/>
        <w:rPr>
          <w:ins w:id="209" w:author="William Soehendra" w:date="2026-05-06T10:23:00Z" w16du:dateUtc="2026-05-06T00:23:00Z"/>
        </w:rPr>
      </w:pPr>
      <w:ins w:id="210" w:author="William Soehendra" w:date="2026-05-06T10:24:00Z" w16du:dateUtc="2026-05-06T00:24:00Z">
        <w:r>
          <w:t>Project Apollo</w:t>
        </w:r>
      </w:ins>
      <w:ins w:id="211" w:author="William Soehendra" w:date="2026-05-06T10:23:00Z" w16du:dateUtc="2026-05-06T00:23:00Z">
        <w:r>
          <w:t xml:space="preserve"> enforces a versioning convention aligned to semantic versioning principles — major versions for breaking changes to interfaces or message structures, minor versions for functional enhancements, and patch versions for defect fixes or configuration adjustments. </w:t>
        </w:r>
      </w:ins>
    </w:p>
    <w:p w14:paraId="5F3CA930" w14:textId="40B76904" w:rsidR="00104AB0" w:rsidRDefault="00104AB0" w:rsidP="00F22A1C">
      <w:pPr>
        <w:pStyle w:val="03Text"/>
      </w:pPr>
      <w:r>
        <w:br w:type="page"/>
      </w:r>
      <w:commentRangeEnd w:id="196"/>
      <w:r w:rsidR="00421A45">
        <w:rPr>
          <w:rStyle w:val="CommentReference"/>
          <w:sz w:val="20"/>
          <w:szCs w:val="20"/>
        </w:rPr>
        <w:commentReference w:id="196"/>
      </w:r>
    </w:p>
    <w:p w14:paraId="672CF9B0" w14:textId="0F0293A8" w:rsidR="003F5DDC" w:rsidRDefault="72FD635A" w:rsidP="00C538FD">
      <w:pPr>
        <w:pStyle w:val="BHeading1numbered"/>
      </w:pPr>
      <w:bookmarkStart w:id="213" w:name="_Toc227329658"/>
      <w:r>
        <w:lastRenderedPageBreak/>
        <w:t>Interface Security Requirements</w:t>
      </w:r>
      <w:bookmarkEnd w:id="213"/>
    </w:p>
    <w:p w14:paraId="6B693CC5" w14:textId="20A1C2E1" w:rsidR="00AF093D" w:rsidRPr="00E77272" w:rsidRDefault="79AEA99B" w:rsidP="00D32D4A">
      <w:pPr>
        <w:pStyle w:val="BHeading2numbered"/>
      </w:pPr>
      <w:bookmarkStart w:id="214" w:name="_Toc179987910"/>
      <w:bookmarkStart w:id="215" w:name="_Toc227329659"/>
      <w:r>
        <w:t>SAP C</w:t>
      </w:r>
      <w:r w:rsidR="30001E5F">
        <w:t xml:space="preserve">loud </w:t>
      </w:r>
      <w:r>
        <w:t>I</w:t>
      </w:r>
      <w:r w:rsidR="30001E5F">
        <w:t>ntegration</w:t>
      </w:r>
      <w:r>
        <w:t xml:space="preserve"> Security</w:t>
      </w:r>
      <w:bookmarkEnd w:id="214"/>
      <w:bookmarkEnd w:id="215"/>
      <w:r>
        <w:t xml:space="preserve"> </w:t>
      </w:r>
    </w:p>
    <w:p w14:paraId="3F4D32F9" w14:textId="77777777" w:rsidR="00AF093D" w:rsidRPr="007C06D4" w:rsidRDefault="79AEA99B" w:rsidP="00D32D4A">
      <w:pPr>
        <w:pStyle w:val="BHeading3numbered"/>
      </w:pPr>
      <w:bookmarkStart w:id="216" w:name="_Toc227329660"/>
      <w:r>
        <w:t>Authentication Mechanisms</w:t>
      </w:r>
      <w:bookmarkEnd w:id="216"/>
    </w:p>
    <w:p w14:paraId="0FA95965" w14:textId="77777777" w:rsidR="00AF093D" w:rsidRPr="007C06D4" w:rsidRDefault="00AF093D" w:rsidP="00E77272">
      <w:pPr>
        <w:pStyle w:val="03Text"/>
      </w:pPr>
      <w:r w:rsidRPr="007C06D4">
        <w:t>SAP Cloud Integration offers a range of authentication methods when accessing integration flow endpoints (adapter sender channels), connecting to external systems via adapter receiver channels, as well as when consuming public OData APIs. Depending on the adapter and channel type, the following authentication options are supported:</w:t>
      </w:r>
    </w:p>
    <w:p w14:paraId="6ED7307C" w14:textId="77777777" w:rsidR="00AF093D" w:rsidRPr="007C06D4" w:rsidRDefault="00AF093D" w:rsidP="00702CF7">
      <w:pPr>
        <w:pStyle w:val="03Text"/>
        <w:numPr>
          <w:ilvl w:val="0"/>
          <w:numId w:val="50"/>
        </w:numPr>
      </w:pPr>
      <w:r w:rsidRPr="007C06D4">
        <w:t>Public Key Authentication (e.g., SFTP)</w:t>
      </w:r>
    </w:p>
    <w:p w14:paraId="506BF91C" w14:textId="77777777" w:rsidR="00AF093D" w:rsidRPr="007C06D4" w:rsidRDefault="00AF093D" w:rsidP="00702CF7">
      <w:pPr>
        <w:pStyle w:val="03Text"/>
        <w:numPr>
          <w:ilvl w:val="0"/>
          <w:numId w:val="50"/>
        </w:numPr>
      </w:pPr>
      <w:r w:rsidRPr="007C06D4">
        <w:t>Client Certificate Authentication</w:t>
      </w:r>
    </w:p>
    <w:p w14:paraId="59408EF2" w14:textId="77777777" w:rsidR="00AF093D" w:rsidRPr="007C06D4" w:rsidRDefault="00AF093D" w:rsidP="00702CF7">
      <w:pPr>
        <w:pStyle w:val="03Text"/>
        <w:numPr>
          <w:ilvl w:val="0"/>
          <w:numId w:val="50"/>
        </w:numPr>
      </w:pPr>
      <w:r w:rsidRPr="007C06D4">
        <w:t>OAuth Authentication (token based, e.g., OData, AMQP)</w:t>
      </w:r>
    </w:p>
    <w:p w14:paraId="1CB8C9B6" w14:textId="77777777" w:rsidR="00AF093D" w:rsidRPr="007C06D4" w:rsidRDefault="00AF093D" w:rsidP="00702CF7">
      <w:pPr>
        <w:pStyle w:val="03Text"/>
        <w:numPr>
          <w:ilvl w:val="0"/>
          <w:numId w:val="50"/>
        </w:numPr>
      </w:pPr>
      <w:r w:rsidRPr="007C06D4">
        <w:t>SASL (e.g., AMQP)</w:t>
      </w:r>
    </w:p>
    <w:p w14:paraId="781EFEE4" w14:textId="77777777" w:rsidR="00AF093D" w:rsidRPr="007C06D4" w:rsidRDefault="00AF093D" w:rsidP="00702CF7">
      <w:pPr>
        <w:pStyle w:val="03Text"/>
        <w:numPr>
          <w:ilvl w:val="0"/>
          <w:numId w:val="50"/>
        </w:numPr>
      </w:pPr>
      <w:r w:rsidRPr="007C06D4">
        <w:t>Principal Propagation</w:t>
      </w:r>
    </w:p>
    <w:p w14:paraId="58255E5F" w14:textId="7AA444F8" w:rsidR="00AF093D" w:rsidRPr="007C06D4" w:rsidRDefault="00AF093D" w:rsidP="00702CF7">
      <w:pPr>
        <w:pStyle w:val="03Text"/>
        <w:numPr>
          <w:ilvl w:val="0"/>
          <w:numId w:val="50"/>
        </w:numPr>
      </w:pPr>
      <w:r w:rsidRPr="007C06D4">
        <w:t>Basic Authentication</w:t>
      </w:r>
      <w:ins w:id="217" w:author="William Soehendra" w:date="2026-05-04T17:18:00Z" w16du:dateUtc="2026-05-04T07:18:00Z">
        <w:r w:rsidR="008D13F0">
          <w:t xml:space="preserve"> (to be used only in non-productive scenarios, and only with risk </w:t>
        </w:r>
      </w:ins>
      <w:ins w:id="218" w:author="William Soehendra" w:date="2026-05-06T14:47:00Z" w16du:dateUtc="2026-05-06T04:47:00Z">
        <w:r w:rsidR="0041022D">
          <w:t>mitigation</w:t>
        </w:r>
      </w:ins>
      <w:ins w:id="219" w:author="William Soehendra" w:date="2026-05-04T17:18:00Z" w16du:dateUtc="2026-05-04T07:18:00Z">
        <w:r w:rsidR="008D13F0">
          <w:t xml:space="preserve"> controls in place for productive </w:t>
        </w:r>
      </w:ins>
      <w:ins w:id="220" w:author="William Soehendra" w:date="2026-05-04T17:19:00Z" w16du:dateUtc="2026-05-04T07:19:00Z">
        <w:r w:rsidR="008D13F0">
          <w:t>scenarios)</w:t>
        </w:r>
      </w:ins>
      <w:del w:id="221" w:author="William Soehendra" w:date="2026-05-04T17:18:00Z" w16du:dateUtc="2026-05-04T07:18:00Z">
        <w:r w:rsidRPr="007C06D4" w:rsidDel="008D13F0">
          <w:delText>*</w:delText>
        </w:r>
      </w:del>
    </w:p>
    <w:p w14:paraId="6A2DF51E" w14:textId="5F551718" w:rsidR="00AF093D" w:rsidRPr="00E77272" w:rsidRDefault="00AF093D" w:rsidP="00702CF7">
      <w:pPr>
        <w:pStyle w:val="03Text"/>
        <w:numPr>
          <w:ilvl w:val="0"/>
          <w:numId w:val="50"/>
        </w:numPr>
      </w:pPr>
      <w:r w:rsidRPr="007C06D4">
        <w:t xml:space="preserve">None (e.g., OData, AMQP, HTTP, SOAP, …) </w:t>
      </w:r>
    </w:p>
    <w:p w14:paraId="2086F3C2" w14:textId="1FCF468C" w:rsidR="00AF093D" w:rsidRPr="00E77272" w:rsidRDefault="00AF093D" w:rsidP="00E77272">
      <w:pPr>
        <w:pStyle w:val="03Text"/>
        <w:rPr>
          <w:rFonts w:cs="Arial"/>
        </w:rPr>
      </w:pPr>
      <w:r w:rsidRPr="007C06D4">
        <w:t xml:space="preserve">As part of Project </w:t>
      </w:r>
      <w:r w:rsidR="005818ED">
        <w:t>Apollo</w:t>
      </w:r>
      <w:r w:rsidRPr="007C06D4">
        <w:t xml:space="preserve">, </w:t>
      </w:r>
      <w:r w:rsidR="00A26EE0">
        <w:t>interfaces wil</w:t>
      </w:r>
      <w:r w:rsidRPr="007C06D4">
        <w:t xml:space="preserve"> </w:t>
      </w:r>
      <w:r w:rsidRPr="007C06D4">
        <w:rPr>
          <w:b/>
        </w:rPr>
        <w:t>use the OAuth2.0 as the standard for authentication</w:t>
      </w:r>
      <w:r w:rsidRPr="007C06D4">
        <w:t xml:space="preserve"> where applicable. Where no strong authentication is possible, other means for securing communication </w:t>
      </w:r>
      <w:r w:rsidR="00A26EE0">
        <w:t xml:space="preserve">will be considered, and approved by Service Stream, on an integration-by-integration bases </w:t>
      </w:r>
      <w:r w:rsidRPr="007C06D4">
        <w:t>– e.g., via signatures and encryption on message level </w:t>
      </w:r>
    </w:p>
    <w:p w14:paraId="74421472" w14:textId="77777777" w:rsidR="00AF093D" w:rsidRPr="007C06D4" w:rsidRDefault="79AEA99B" w:rsidP="00D32D4A">
      <w:pPr>
        <w:pStyle w:val="BHeading3numbered"/>
      </w:pPr>
      <w:bookmarkStart w:id="222" w:name="_Toc227329661"/>
      <w:r>
        <w:t>Transport Layer Security</w:t>
      </w:r>
      <w:bookmarkEnd w:id="222"/>
    </w:p>
    <w:p w14:paraId="26173FC5" w14:textId="77777777" w:rsidR="00AF093D" w:rsidRPr="007C06D4" w:rsidRDefault="00AF093D" w:rsidP="00E77272">
      <w:pPr>
        <w:pStyle w:val="03Text"/>
      </w:pPr>
      <w:r w:rsidRPr="007C06D4">
        <w:t xml:space="preserve">To ensure secure communication with remote systems, recommendation is to use encrypted protocols, if supported by the system. </w:t>
      </w:r>
      <w:r w:rsidRPr="007C06D4">
        <w:rPr>
          <w:b/>
        </w:rPr>
        <w:t>Transport Layer Security </w:t>
      </w:r>
      <w:r w:rsidRPr="007C06D4">
        <w:t>(TLS) protects data in point-to-point communications in the following ways:</w:t>
      </w:r>
    </w:p>
    <w:p w14:paraId="1CF1603F" w14:textId="77777777" w:rsidR="00AF093D" w:rsidRDefault="00AF093D" w:rsidP="00702CF7">
      <w:pPr>
        <w:pStyle w:val="03Text"/>
        <w:numPr>
          <w:ilvl w:val="0"/>
          <w:numId w:val="51"/>
        </w:numPr>
      </w:pPr>
      <w:r w:rsidRPr="007C06D4">
        <w:t>Encryption of the transmitted data prevents eavesdropping.</w:t>
      </w:r>
    </w:p>
    <w:p w14:paraId="08D118E6" w14:textId="345338A0" w:rsidR="00AF093D" w:rsidRPr="00D44492" w:rsidRDefault="00AF093D" w:rsidP="00702CF7">
      <w:pPr>
        <w:pStyle w:val="03Text"/>
        <w:numPr>
          <w:ilvl w:val="0"/>
          <w:numId w:val="51"/>
        </w:numPr>
      </w:pPr>
      <w:r w:rsidRPr="007C06D4">
        <w:t>Secured protocols also include verification of the hostname that prevents man-in-the-middle* attacks.</w:t>
      </w:r>
    </w:p>
    <w:p w14:paraId="02942984" w14:textId="3CD314C8" w:rsidR="00AF093D" w:rsidRPr="007C06D4" w:rsidRDefault="00AF093D" w:rsidP="00E77272">
      <w:pPr>
        <w:pStyle w:val="03Text"/>
      </w:pPr>
      <w:r w:rsidRPr="00AF093D">
        <w:rPr>
          <w:b/>
        </w:rPr>
        <w:t>SFTP Protocol</w:t>
      </w:r>
      <w:r w:rsidRPr="007C06D4">
        <w:t xml:space="preserve">: Prefer SFTP over FTP </w:t>
      </w:r>
    </w:p>
    <w:p w14:paraId="09096CCC" w14:textId="77777777" w:rsidR="00AF093D" w:rsidRPr="007C06D4" w:rsidRDefault="00AF093D" w:rsidP="0007363C">
      <w:pPr>
        <w:pStyle w:val="03Text"/>
      </w:pPr>
      <w:r w:rsidRPr="007C06D4">
        <w:t>SSH is used to securely transfer files in an open network. Supported authentication methods:</w:t>
      </w:r>
    </w:p>
    <w:p w14:paraId="499F784C" w14:textId="174F9034" w:rsidR="00AF093D" w:rsidRPr="007C06D4" w:rsidRDefault="00AF093D" w:rsidP="00702CF7">
      <w:pPr>
        <w:pStyle w:val="03Text"/>
        <w:numPr>
          <w:ilvl w:val="0"/>
          <w:numId w:val="52"/>
        </w:numPr>
      </w:pPr>
      <w:r w:rsidRPr="007C06D4">
        <w:t>Username/password authentication</w:t>
      </w:r>
      <w:ins w:id="223" w:author="William Soehendra" w:date="2026-05-04T16:25:00Z" w16du:dateUtc="2026-05-04T06:25:00Z">
        <w:r w:rsidR="004C2E41">
          <w:t>, and;</w:t>
        </w:r>
      </w:ins>
      <w:del w:id="224" w:author="William Soehendra" w:date="2026-05-04T16:25:00Z" w16du:dateUtc="2026-05-04T06:25:00Z">
        <w:r w:rsidRPr="007C06D4" w:rsidDel="004C2E41">
          <w:delText> </w:delText>
        </w:r>
      </w:del>
    </w:p>
    <w:p w14:paraId="594386E0" w14:textId="0CBE5A4F" w:rsidR="00612887" w:rsidRDefault="00AF093D" w:rsidP="00702CF7">
      <w:pPr>
        <w:pStyle w:val="03Text"/>
        <w:numPr>
          <w:ilvl w:val="0"/>
          <w:numId w:val="52"/>
        </w:numPr>
      </w:pPr>
      <w:r w:rsidRPr="007C06D4">
        <w:t>Public key authentication (where the SFTP server authenticates the calling component based on a public key)</w:t>
      </w:r>
    </w:p>
    <w:p w14:paraId="632759D8" w14:textId="1E2939E0" w:rsidR="00F34B1F" w:rsidRPr="007C06D4" w:rsidRDefault="00F34B1F" w:rsidP="00F34B1F">
      <w:pPr>
        <w:pStyle w:val="03Text"/>
      </w:pPr>
      <w:ins w:id="225" w:author="William Soehendra" w:date="2026-05-04T16:26:00Z" w16du:dateUtc="2026-05-04T06:26:00Z">
        <w:r>
          <w:t>For SFTP integration, both Username/Password and Public Key authentication can be used in conjunction from Cloud Integration. This is the preferred approach where possible</w:t>
        </w:r>
      </w:ins>
      <w:ins w:id="226" w:author="William Soehendra" w:date="2026-05-04T16:27:00Z" w16du:dateUtc="2026-05-04T06:27:00Z">
        <w:r>
          <w:t>.</w:t>
        </w:r>
      </w:ins>
    </w:p>
    <w:p w14:paraId="1CFDDB7E" w14:textId="77777777" w:rsidR="00AF093D" w:rsidRPr="007C06D4" w:rsidRDefault="00AF093D" w:rsidP="00E77272">
      <w:pPr>
        <w:pStyle w:val="03Text"/>
      </w:pPr>
      <w:r w:rsidRPr="007C06D4">
        <w:rPr>
          <w:b/>
        </w:rPr>
        <w:t>HTTP(S) Protocol</w:t>
      </w:r>
      <w:r w:rsidRPr="007C06D4">
        <w:t>: Prefer HTTP(S) outbound over HTTP. Inbound connections are always protected via HTTP(S)</w:t>
      </w:r>
    </w:p>
    <w:p w14:paraId="51DA35A2" w14:textId="77777777" w:rsidR="00AF093D" w:rsidRPr="007C06D4" w:rsidRDefault="00AF093D" w:rsidP="00702CF7">
      <w:pPr>
        <w:pStyle w:val="03Text"/>
        <w:numPr>
          <w:ilvl w:val="0"/>
          <w:numId w:val="53"/>
        </w:numPr>
      </w:pPr>
      <w:r w:rsidRPr="007C06D4">
        <w:t>Protect communication using Transport Layer Security (TLS) where Default length of asymmetric keys provided by SAP is 2048 bits.</w:t>
      </w:r>
    </w:p>
    <w:p w14:paraId="3B485EEB" w14:textId="77777777" w:rsidR="00AF093D" w:rsidRPr="007C06D4" w:rsidRDefault="00AF093D" w:rsidP="00702CF7">
      <w:pPr>
        <w:pStyle w:val="03Text"/>
        <w:numPr>
          <w:ilvl w:val="0"/>
          <w:numId w:val="53"/>
        </w:numPr>
      </w:pPr>
      <w:r w:rsidRPr="007C06D4">
        <w:t>Various authentication options (basic authentication using user credentials, client certificates, or OAuth) are supported</w:t>
      </w:r>
    </w:p>
    <w:p w14:paraId="626E39C2" w14:textId="77777777" w:rsidR="00AF093D" w:rsidRPr="007C06D4" w:rsidRDefault="00AF093D" w:rsidP="00702CF7">
      <w:pPr>
        <w:pStyle w:val="03Text"/>
        <w:numPr>
          <w:ilvl w:val="0"/>
          <w:numId w:val="53"/>
        </w:numPr>
      </w:pPr>
      <w:r w:rsidRPr="007C06D4">
        <w:rPr>
          <w:b/>
        </w:rPr>
        <w:lastRenderedPageBreak/>
        <w:t>SMTPS/IMAPS/POP3S</w:t>
      </w:r>
      <w:r w:rsidRPr="007C06D4">
        <w:t>:  These protocols are supported for the exchange of e-mails (in combination with the Mail adapter). Transport encryption is supported via the STARTTLS extended operation.</w:t>
      </w:r>
    </w:p>
    <w:p w14:paraId="39AA9FE5" w14:textId="77777777" w:rsidR="00AF093D" w:rsidRPr="007C06D4" w:rsidRDefault="00AF093D" w:rsidP="00AF093D">
      <w:pPr>
        <w:rPr>
          <w:rFonts w:ascii="Arial" w:hAnsi="Arial" w:cs="Arial"/>
          <w:lang w:eastAsia="en-AU"/>
        </w:rPr>
      </w:pPr>
    </w:p>
    <w:p w14:paraId="61C4D48E" w14:textId="77777777" w:rsidR="00AF093D" w:rsidRPr="007C06D4" w:rsidRDefault="79AEA99B" w:rsidP="00D32D4A">
      <w:pPr>
        <w:pStyle w:val="BHeading3numbered"/>
      </w:pPr>
      <w:bookmarkStart w:id="227" w:name="_Toc227329662"/>
      <w:r>
        <w:t>Message Level Security</w:t>
      </w:r>
      <w:bookmarkEnd w:id="227"/>
    </w:p>
    <w:p w14:paraId="571B268C" w14:textId="77777777" w:rsidR="00AF093D" w:rsidRPr="007C06D4" w:rsidRDefault="00AF093D" w:rsidP="00E72008">
      <w:pPr>
        <w:pStyle w:val="03Text"/>
      </w:pPr>
      <w:r w:rsidRPr="007C06D4">
        <w:t xml:space="preserve">Message Level Security allows us to verify the authorship and integrity of the received message payload. Both, encryption and signing in SAP Cloud Integration are based on industry-standard encryption algorithms, such as AES, RSA, and SHA, to protect data at rest and in transit, algorithms that require a key pair consisting of a private and public key. </w:t>
      </w:r>
    </w:p>
    <w:p w14:paraId="48399CD1" w14:textId="0657D50C" w:rsidR="00AF093D" w:rsidRPr="00D44492" w:rsidRDefault="00AF093D" w:rsidP="00702CF7">
      <w:pPr>
        <w:pStyle w:val="03Text"/>
        <w:numPr>
          <w:ilvl w:val="0"/>
          <w:numId w:val="54"/>
        </w:numPr>
      </w:pPr>
      <w:r w:rsidRPr="007C06D4">
        <w:t>For encryption, the sending party uses the public key of the receiver and only the receiver can decrypt the message with its private key.</w:t>
      </w:r>
    </w:p>
    <w:p w14:paraId="6541D1C5" w14:textId="77777777" w:rsidR="00AF093D" w:rsidRDefault="79AEA99B" w:rsidP="00D32D4A">
      <w:pPr>
        <w:pStyle w:val="BHeading3numbered"/>
      </w:pPr>
      <w:bookmarkStart w:id="228" w:name="_Toc227329663"/>
      <w:r>
        <w:t>Additional Security Measures</w:t>
      </w:r>
      <w:bookmarkEnd w:id="228"/>
    </w:p>
    <w:p w14:paraId="0C570E1C" w14:textId="0523C7AB" w:rsidR="00307A41" w:rsidRPr="00307A41" w:rsidRDefault="00307A41" w:rsidP="00307A41">
      <w:pPr>
        <w:pStyle w:val="03Text"/>
      </w:pPr>
      <w:r>
        <w:t xml:space="preserve">Project Apollo integration </w:t>
      </w:r>
      <w:r w:rsidR="003D78D9">
        <w:t xml:space="preserve">will </w:t>
      </w:r>
      <w:r>
        <w:t>adopt the below additional security measures.</w:t>
      </w:r>
    </w:p>
    <w:p w14:paraId="29195639" w14:textId="77777777" w:rsidR="00AF093D" w:rsidRPr="007C06D4" w:rsidRDefault="00AF093D" w:rsidP="00702CF7">
      <w:pPr>
        <w:pStyle w:val="03Text"/>
        <w:numPr>
          <w:ilvl w:val="0"/>
          <w:numId w:val="54"/>
        </w:numPr>
      </w:pPr>
      <w:r w:rsidRPr="007C06D4">
        <w:t xml:space="preserve">Avoid Data Leaks - Remove Sensitive or Secret Content Before Logging or Forwarding </w:t>
      </w:r>
    </w:p>
    <w:p w14:paraId="4C0D9283" w14:textId="77777777" w:rsidR="00AF093D" w:rsidRPr="007C06D4" w:rsidRDefault="00AF093D" w:rsidP="00702CF7">
      <w:pPr>
        <w:pStyle w:val="03Text"/>
        <w:numPr>
          <w:ilvl w:val="0"/>
          <w:numId w:val="54"/>
        </w:numPr>
      </w:pPr>
      <w:r w:rsidRPr="007C06D4">
        <w:t>Use CSRF (Cross-Site Request Forgery) Protection - Cross-Site Request Forgery (CSRF) is an attack that forces an end user to execute unwanted actions on a web application in which they are currently authenticated. Implementation Details here</w:t>
      </w:r>
    </w:p>
    <w:p w14:paraId="3FBA8235" w14:textId="77777777" w:rsidR="00AF093D" w:rsidRPr="007C06D4" w:rsidRDefault="00AF093D" w:rsidP="00702CF7">
      <w:pPr>
        <w:pStyle w:val="03Text"/>
        <w:numPr>
          <w:ilvl w:val="0"/>
          <w:numId w:val="54"/>
        </w:numPr>
      </w:pPr>
      <w:r w:rsidRPr="007C06D4">
        <w:t>Validate input data: Validate input data to prevent injection attacks, such as SQL injection or cross-site scripting (XSS). Implement input validation mechanisms, such as parameterized queries or input sanitization</w:t>
      </w:r>
    </w:p>
    <w:p w14:paraId="71220431" w14:textId="77777777" w:rsidR="00AF093D" w:rsidRPr="007C06D4" w:rsidRDefault="00AF093D" w:rsidP="00702CF7">
      <w:pPr>
        <w:pStyle w:val="03Text"/>
        <w:numPr>
          <w:ilvl w:val="0"/>
          <w:numId w:val="54"/>
        </w:numPr>
      </w:pPr>
      <w:r w:rsidRPr="007C06D4">
        <w:t>Use the in-built Secure Credential Store, which enables users to securely store and retrieve credentials, certificates, and keys.</w:t>
      </w:r>
    </w:p>
    <w:p w14:paraId="4107BCF1" w14:textId="77777777" w:rsidR="00AF093D" w:rsidRPr="007C06D4" w:rsidRDefault="00AF093D" w:rsidP="00702CF7">
      <w:pPr>
        <w:pStyle w:val="03Text"/>
        <w:numPr>
          <w:ilvl w:val="0"/>
          <w:numId w:val="54"/>
        </w:numPr>
      </w:pPr>
      <w:r w:rsidRPr="007C06D4">
        <w:t>Upload WSDLs as Integration Flow Resource</w:t>
      </w:r>
    </w:p>
    <w:p w14:paraId="60E84E2E" w14:textId="77777777" w:rsidR="00AF093D" w:rsidRPr="007C06D4" w:rsidRDefault="00AF093D" w:rsidP="00702CF7">
      <w:pPr>
        <w:pStyle w:val="03Text"/>
        <w:numPr>
          <w:ilvl w:val="0"/>
          <w:numId w:val="54"/>
        </w:numPr>
      </w:pPr>
      <w:r w:rsidRPr="007C06D4">
        <w:t xml:space="preserve">Protecting Data Integrity using Message Digest </w:t>
      </w:r>
    </w:p>
    <w:p w14:paraId="4B0C1260" w14:textId="77777777" w:rsidR="00AF093D" w:rsidRPr="007C06D4" w:rsidRDefault="00AF093D" w:rsidP="00702CF7">
      <w:pPr>
        <w:pStyle w:val="03Text"/>
        <w:numPr>
          <w:ilvl w:val="0"/>
          <w:numId w:val="54"/>
        </w:numPr>
      </w:pPr>
      <w:r w:rsidRPr="007C06D4">
        <w:t>Implement Access Control - Provide role-based access control (RBAC) to enable administrators to define user roles and assign privileges based on those roles.</w:t>
      </w:r>
    </w:p>
    <w:p w14:paraId="2929DAA6" w14:textId="77777777" w:rsidR="00AF093D" w:rsidRPr="007C06D4" w:rsidRDefault="00AF093D" w:rsidP="00702CF7">
      <w:pPr>
        <w:pStyle w:val="03Text"/>
        <w:numPr>
          <w:ilvl w:val="0"/>
          <w:numId w:val="54"/>
        </w:numPr>
      </w:pPr>
      <w:r w:rsidRPr="007C06D4">
        <w:t xml:space="preserve">Auditing and Logging </w:t>
      </w:r>
    </w:p>
    <w:p w14:paraId="45B5C9C0" w14:textId="77777777" w:rsidR="00AF093D" w:rsidRDefault="00AF093D" w:rsidP="00702CF7">
      <w:pPr>
        <w:pStyle w:val="03Text"/>
        <w:numPr>
          <w:ilvl w:val="0"/>
          <w:numId w:val="54"/>
        </w:numPr>
        <w:rPr>
          <w:ins w:id="229" w:author="William Soehendra" w:date="2026-05-04T16:28:00Z" w16du:dateUtc="2026-05-04T06:28:00Z"/>
        </w:rPr>
      </w:pPr>
      <w:r w:rsidRPr="007C06D4">
        <w:t>Perform regular security assessments</w:t>
      </w:r>
    </w:p>
    <w:p w14:paraId="5BF46551" w14:textId="3AAD10AD" w:rsidR="0038553C" w:rsidRDefault="0038553C" w:rsidP="00702CF7">
      <w:pPr>
        <w:pStyle w:val="03Text"/>
        <w:numPr>
          <w:ilvl w:val="0"/>
          <w:numId w:val="54"/>
        </w:numPr>
        <w:rPr>
          <w:ins w:id="230" w:author="William Soehendra" w:date="2026-05-04T16:28:00Z" w16du:dateUtc="2026-05-04T06:28:00Z"/>
        </w:rPr>
      </w:pPr>
      <w:ins w:id="231" w:author="William Soehendra" w:date="2026-05-04T16:28:00Z" w16du:dateUtc="2026-05-04T06:28:00Z">
        <w:r>
          <w:t>Alignment with Service Stream ISMS Document ‚Cryptographic Encryption and Keys Management Standard v2.1 0725‘ &lt;Link&gt;</w:t>
        </w:r>
      </w:ins>
    </w:p>
    <w:p w14:paraId="0CA5B869" w14:textId="16ECC8F3" w:rsidR="0077393F" w:rsidRPr="007C06D4" w:rsidRDefault="0077393F" w:rsidP="0077393F">
      <w:pPr>
        <w:pStyle w:val="03Text"/>
        <w:numPr>
          <w:ilvl w:val="0"/>
          <w:numId w:val="54"/>
        </w:numPr>
        <w:rPr>
          <w:ins w:id="232" w:author="William Soehendra" w:date="2026-05-04T16:28:00Z" w16du:dateUtc="2026-05-04T06:28:00Z"/>
        </w:rPr>
      </w:pPr>
      <w:ins w:id="233" w:author="William Soehendra" w:date="2026-05-04T16:28:00Z" w16du:dateUtc="2026-05-04T06:28:00Z">
        <w:r>
          <w:t>Alignment with Service Stream ISMS Document ‚</w:t>
        </w:r>
      </w:ins>
      <w:ins w:id="234" w:author="William Soehendra" w:date="2026-05-04T16:29:00Z" w16du:dateUtc="2026-05-04T06:29:00Z">
        <w:r>
          <w:t>Application Programming Interface (API) Security Standard v1.0 0725</w:t>
        </w:r>
      </w:ins>
      <w:ins w:id="235" w:author="William Soehendra" w:date="2026-05-04T16:28:00Z" w16du:dateUtc="2026-05-04T06:28:00Z">
        <w:r>
          <w:t>‘ &lt;Link&gt;</w:t>
        </w:r>
      </w:ins>
    </w:p>
    <w:p w14:paraId="76F04700" w14:textId="21D81008" w:rsidR="0077393F" w:rsidRPr="007C06D4" w:rsidRDefault="0077393F" w:rsidP="0077393F">
      <w:pPr>
        <w:pStyle w:val="03Text"/>
        <w:numPr>
          <w:ilvl w:val="0"/>
          <w:numId w:val="54"/>
        </w:numPr>
      </w:pPr>
      <w:ins w:id="236" w:author="William Soehendra" w:date="2026-05-04T16:29:00Z" w16du:dateUtc="2026-05-04T06:29:00Z">
        <w:r>
          <w:t>Alignment with Service Stream ISMS Document ‚</w:t>
        </w:r>
        <w:r w:rsidR="0037026F">
          <w:t>Data Backup and Archiving Standard 2.1 0725</w:t>
        </w:r>
        <w:r>
          <w:t>‘ &lt;Link&gt;</w:t>
        </w:r>
      </w:ins>
    </w:p>
    <w:p w14:paraId="44DC7906" w14:textId="77777777" w:rsidR="0013007B" w:rsidRPr="0013007B" w:rsidRDefault="0013007B" w:rsidP="00BF031B">
      <w:pPr>
        <w:pStyle w:val="BIndent"/>
      </w:pPr>
    </w:p>
    <w:p w14:paraId="0D09E770" w14:textId="77777777" w:rsidR="00FA27BD" w:rsidRDefault="00FA27BD">
      <w:pPr>
        <w:rPr>
          <w:rFonts w:ascii="Arial" w:eastAsia="Arial" w:hAnsi="Arial" w:cs="Arial"/>
          <w:b/>
          <w:color w:val="004180" w:themeColor="accent3" w:themeShade="80"/>
          <w:sz w:val="36"/>
          <w:szCs w:val="36"/>
        </w:rPr>
      </w:pPr>
      <w:bookmarkStart w:id="237" w:name="_Toc179987911"/>
      <w:r>
        <w:br w:type="page"/>
      </w:r>
    </w:p>
    <w:p w14:paraId="75987135" w14:textId="46C7DB4E" w:rsidR="00DF31D8" w:rsidRPr="00860FDF" w:rsidRDefault="68F873F1" w:rsidP="00D32D4A">
      <w:pPr>
        <w:pStyle w:val="BHeading1numbered"/>
      </w:pPr>
      <w:bookmarkStart w:id="238" w:name="_Toc227329664"/>
      <w:commentRangeStart w:id="239"/>
      <w:r>
        <w:lastRenderedPageBreak/>
        <w:t>Interface Monitoring</w:t>
      </w:r>
      <w:bookmarkEnd w:id="237"/>
      <w:bookmarkEnd w:id="238"/>
      <w:commentRangeEnd w:id="239"/>
      <w:r w:rsidRPr="00860FDF">
        <w:rPr>
          <w:rStyle w:val="CommentReference"/>
          <w:sz w:val="36"/>
          <w:szCs w:val="20"/>
        </w:rPr>
        <w:commentReference w:id="239"/>
      </w:r>
    </w:p>
    <w:p w14:paraId="3D0ADB56" w14:textId="7C351A85" w:rsidR="00DF31D8" w:rsidRDefault="68F873F1" w:rsidP="00D32D4A">
      <w:pPr>
        <w:pStyle w:val="BHeading2numbered"/>
      </w:pPr>
      <w:bookmarkStart w:id="240" w:name="_Toc179987912"/>
      <w:bookmarkStart w:id="241" w:name="_Toc227329665"/>
      <w:r>
        <w:t>SAP Cloud Integration</w:t>
      </w:r>
      <w:bookmarkEnd w:id="240"/>
      <w:r w:rsidR="33FF5CB0">
        <w:t xml:space="preserve"> Message Monitoring</w:t>
      </w:r>
      <w:bookmarkEnd w:id="241"/>
    </w:p>
    <w:p w14:paraId="6BD11067" w14:textId="4B5DBD87" w:rsidR="000D4040" w:rsidRDefault="000D4040" w:rsidP="000D4040">
      <w:pPr>
        <w:pStyle w:val="03Text"/>
      </w:pPr>
      <w:r>
        <w:t xml:space="preserve">SAP CI includes functionality built-in to monitor </w:t>
      </w:r>
      <w:r w:rsidR="0036330B">
        <w:t xml:space="preserve">and log integration runtimes, capturing key information at five levels of detail. </w:t>
      </w:r>
    </w:p>
    <w:p w14:paraId="3F8888F0" w14:textId="33D7FD44" w:rsidR="00A44DF3" w:rsidRPr="00DF31D8" w:rsidRDefault="00A44DF3" w:rsidP="000D4040">
      <w:pPr>
        <w:pStyle w:val="03Text"/>
      </w:pPr>
      <w:r>
        <w:t xml:space="preserve">For integrations built and deployed in SAP CI, this message monitoring function is preferred as a first-point of call for technical </w:t>
      </w:r>
      <w:r w:rsidR="001D2A78">
        <w:t>monitoring and troubleshooting.</w:t>
      </w:r>
    </w:p>
    <w:p w14:paraId="648D4F87" w14:textId="77777777" w:rsidR="00DF31D8" w:rsidRPr="007C06D4" w:rsidRDefault="68F873F1" w:rsidP="00D32D4A">
      <w:pPr>
        <w:pStyle w:val="BHeading3numbered"/>
      </w:pPr>
      <w:bookmarkStart w:id="242" w:name="_Toc227329666"/>
      <w:r>
        <w:t>Message Monitoring</w:t>
      </w:r>
      <w:bookmarkEnd w:id="242"/>
    </w:p>
    <w:p w14:paraId="1742D156" w14:textId="0C6F3BBD" w:rsidR="00DF31D8" w:rsidRPr="007C06D4" w:rsidRDefault="00DF31D8" w:rsidP="001D2A78">
      <w:pPr>
        <w:pStyle w:val="03Text"/>
      </w:pPr>
      <w:r w:rsidRPr="007C06D4">
        <w:t xml:space="preserve">Message monitoring view is used to check the status of recently processed messages. In case there are lot of messages, a time and/or integration flow should be specified to monitor to narrow down the search results. </w:t>
      </w:r>
    </w:p>
    <w:p w14:paraId="79658956" w14:textId="77777777" w:rsidR="00DF31D8" w:rsidRPr="007C06D4" w:rsidRDefault="00DF31D8" w:rsidP="005F31B7">
      <w:pPr>
        <w:jc w:val="both"/>
        <w:rPr>
          <w:rFonts w:ascii="Arial" w:hAnsi="Arial" w:cs="Arial"/>
          <w:lang w:eastAsia="en-AU"/>
        </w:rPr>
      </w:pPr>
      <w:r w:rsidRPr="007C06D4">
        <w:rPr>
          <w:rFonts w:ascii="Arial" w:hAnsi="Arial" w:cs="Arial"/>
          <w:noProof/>
        </w:rPr>
        <w:drawing>
          <wp:inline distT="0" distB="0" distL="0" distR="0" wp14:anchorId="5D6007E8" wp14:editId="481C3ED9">
            <wp:extent cx="5213046" cy="3287497"/>
            <wp:effectExtent l="0" t="0" r="6985"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28218" cy="3297065"/>
                    </a:xfrm>
                    <a:prstGeom prst="rect">
                      <a:avLst/>
                    </a:prstGeom>
                  </pic:spPr>
                </pic:pic>
              </a:graphicData>
            </a:graphic>
          </wp:inline>
        </w:drawing>
      </w:r>
    </w:p>
    <w:p w14:paraId="475291D1" w14:textId="77777777" w:rsidR="00DF31D8" w:rsidRPr="007C06D4" w:rsidRDefault="00DF31D8" w:rsidP="005F31B7">
      <w:pPr>
        <w:jc w:val="both"/>
        <w:rPr>
          <w:rFonts w:ascii="Arial" w:hAnsi="Arial" w:cs="Arial"/>
          <w:lang w:eastAsia="en-AU"/>
        </w:rPr>
      </w:pPr>
    </w:p>
    <w:p w14:paraId="45B0D638" w14:textId="77777777" w:rsidR="00DF31D8" w:rsidRPr="007C06D4" w:rsidRDefault="00DF31D8" w:rsidP="00702CF7">
      <w:pPr>
        <w:pStyle w:val="03Text"/>
      </w:pPr>
      <w:r w:rsidRPr="007C06D4">
        <w:t>It provides counts as well as status of processed messages within a specified time window. In message monitoring, the following status of a message can be checked:</w:t>
      </w:r>
    </w:p>
    <w:p w14:paraId="2C16ED46" w14:textId="77777777" w:rsidR="00DF31D8" w:rsidRPr="007C06D4" w:rsidRDefault="00DF31D8" w:rsidP="00702CF7">
      <w:pPr>
        <w:pStyle w:val="03Text"/>
        <w:numPr>
          <w:ilvl w:val="0"/>
          <w:numId w:val="62"/>
        </w:numPr>
      </w:pPr>
      <w:r w:rsidRPr="007C06D4">
        <w:rPr>
          <w:b/>
        </w:rPr>
        <w:t>Error</w:t>
      </w:r>
      <w:r w:rsidRPr="007C06D4">
        <w:t>: Error occurred during the message processing, but message retry not started automatically.</w:t>
      </w:r>
    </w:p>
    <w:p w14:paraId="0699627C" w14:textId="77777777" w:rsidR="00DF31D8" w:rsidRPr="007C06D4" w:rsidRDefault="00DF31D8" w:rsidP="00702CF7">
      <w:pPr>
        <w:pStyle w:val="03Text"/>
        <w:numPr>
          <w:ilvl w:val="0"/>
          <w:numId w:val="62"/>
        </w:numPr>
      </w:pPr>
      <w:r w:rsidRPr="007C06D4">
        <w:rPr>
          <w:b/>
        </w:rPr>
        <w:t>Failed</w:t>
      </w:r>
      <w:r w:rsidRPr="007C06D4">
        <w:t>: Message processing failed, re-try not possible.</w:t>
      </w:r>
    </w:p>
    <w:p w14:paraId="4563F089" w14:textId="77777777" w:rsidR="00DF31D8" w:rsidRPr="007C06D4" w:rsidRDefault="00DF31D8" w:rsidP="00702CF7">
      <w:pPr>
        <w:pStyle w:val="03Text"/>
        <w:numPr>
          <w:ilvl w:val="0"/>
          <w:numId w:val="62"/>
        </w:numPr>
      </w:pPr>
      <w:r w:rsidRPr="007C06D4">
        <w:rPr>
          <w:b/>
        </w:rPr>
        <w:t>Retry</w:t>
      </w:r>
      <w:r w:rsidRPr="007C06D4">
        <w:t>: Error occurred during message processing and retry started automatically.</w:t>
      </w:r>
    </w:p>
    <w:p w14:paraId="260F882B" w14:textId="77777777" w:rsidR="00DF31D8" w:rsidRPr="007C06D4" w:rsidRDefault="00DF31D8" w:rsidP="00702CF7">
      <w:pPr>
        <w:pStyle w:val="03Text"/>
        <w:numPr>
          <w:ilvl w:val="0"/>
          <w:numId w:val="62"/>
        </w:numPr>
      </w:pPr>
      <w:r w:rsidRPr="007C06D4">
        <w:rPr>
          <w:b/>
        </w:rPr>
        <w:t>Completed</w:t>
      </w:r>
      <w:r w:rsidRPr="007C06D4">
        <w:t>: message processing completed, and the message delivered to the receiver successfully.</w:t>
      </w:r>
    </w:p>
    <w:p w14:paraId="3CE7AFA4" w14:textId="77777777" w:rsidR="00DF31D8" w:rsidRPr="007C06D4" w:rsidRDefault="00DF31D8" w:rsidP="00702CF7">
      <w:pPr>
        <w:pStyle w:val="03Text"/>
        <w:numPr>
          <w:ilvl w:val="0"/>
          <w:numId w:val="62"/>
        </w:numPr>
      </w:pPr>
      <w:r w:rsidRPr="007C06D4">
        <w:rPr>
          <w:b/>
        </w:rPr>
        <w:t>Cancelled</w:t>
      </w:r>
      <w:r w:rsidRPr="007C06D4">
        <w:t>: we can cancel the messages from the message monitoring editor.</w:t>
      </w:r>
    </w:p>
    <w:p w14:paraId="1F49EE23" w14:textId="77777777" w:rsidR="00DF31D8" w:rsidRPr="007C06D4" w:rsidRDefault="00DF31D8" w:rsidP="00702CF7">
      <w:pPr>
        <w:pStyle w:val="03Text"/>
        <w:numPr>
          <w:ilvl w:val="0"/>
          <w:numId w:val="62"/>
        </w:numPr>
      </w:pPr>
      <w:r w:rsidRPr="007C06D4">
        <w:rPr>
          <w:b/>
        </w:rPr>
        <w:t>Processing</w:t>
      </w:r>
      <w:r w:rsidRPr="007C06D4">
        <w:t>: message is currently being processed.</w:t>
      </w:r>
    </w:p>
    <w:p w14:paraId="72417A18" w14:textId="77777777" w:rsidR="00DF31D8" w:rsidRPr="007C06D4" w:rsidRDefault="00DF31D8" w:rsidP="00702CF7">
      <w:pPr>
        <w:pStyle w:val="03Text"/>
        <w:numPr>
          <w:ilvl w:val="0"/>
          <w:numId w:val="62"/>
        </w:numPr>
      </w:pPr>
      <w:r w:rsidRPr="007C06D4">
        <w:rPr>
          <w:b/>
        </w:rPr>
        <w:t>Escalated</w:t>
      </w:r>
      <w:r w:rsidRPr="007C06D4">
        <w:t>: Error occurred during the message processing, but message retry not started automatically. For synchronous interfaces error messages sent to the sender.</w:t>
      </w:r>
    </w:p>
    <w:p w14:paraId="54F5F290" w14:textId="77777777" w:rsidR="00DF31D8" w:rsidRPr="007C06D4" w:rsidRDefault="00DF31D8" w:rsidP="00702CF7">
      <w:pPr>
        <w:pStyle w:val="03Text"/>
        <w:numPr>
          <w:ilvl w:val="0"/>
          <w:numId w:val="62"/>
        </w:numPr>
      </w:pPr>
      <w:r w:rsidRPr="007C06D4">
        <w:rPr>
          <w:b/>
        </w:rPr>
        <w:t xml:space="preserve">System Log: </w:t>
      </w:r>
      <w:r w:rsidRPr="007C06D4">
        <w:t xml:space="preserve">This monitoring is useful to search for the root cause of a message processing issue, the server log can be checked for more details. Each CI node has its own server log. </w:t>
      </w:r>
      <w:r w:rsidRPr="007C06D4">
        <w:lastRenderedPageBreak/>
        <w:t>Since message processing only happens on IFLMAP nodes, we are only interested in the IFLMAP nodes logs. Using “System Log” view you can download the most recent part of the log.</w:t>
      </w:r>
    </w:p>
    <w:p w14:paraId="7A676449" w14:textId="620573D9" w:rsidR="00DF31D8" w:rsidRPr="007C06D4" w:rsidRDefault="00DF31D8" w:rsidP="00702CF7">
      <w:pPr>
        <w:pStyle w:val="03Text"/>
        <w:numPr>
          <w:ilvl w:val="0"/>
          <w:numId w:val="62"/>
        </w:numPr>
      </w:pPr>
      <w:r w:rsidRPr="007C06D4">
        <w:rPr>
          <w:b/>
        </w:rPr>
        <w:t xml:space="preserve">Message Tracing: </w:t>
      </w:r>
      <w:r w:rsidRPr="007C06D4">
        <w:t xml:space="preserve">Useful when the payload of processed messages needs to be accessed. When activated, the message tracing gathers payload and headers on each step during </w:t>
      </w:r>
      <w:r w:rsidR="001E10EE">
        <w:t>Integration flow</w:t>
      </w:r>
      <w:r w:rsidRPr="007C06D4">
        <w:t xml:space="preserve"> execution. You can access this information later from the message monitoring. Below table shows the various log levels:</w:t>
      </w:r>
    </w:p>
    <w:p w14:paraId="6B7F4CE3" w14:textId="77777777" w:rsidR="00DF31D8" w:rsidRPr="007C06D4" w:rsidRDefault="00DF31D8" w:rsidP="005F31B7">
      <w:pPr>
        <w:spacing w:line="240" w:lineRule="auto"/>
        <w:rPr>
          <w:rFonts w:ascii="Arial" w:eastAsia="Times New Roman" w:hAnsi="Arial" w:cs="Arial"/>
          <w:sz w:val="24"/>
          <w:szCs w:val="24"/>
          <w:lang w:val="en-US"/>
        </w:rPr>
      </w:pPr>
      <w:r w:rsidRPr="007C06D4">
        <w:rPr>
          <w:rFonts w:ascii="Arial" w:eastAsia="Times New Roman" w:hAnsi="Arial" w:cs="Arial"/>
          <w:sz w:val="24"/>
          <w:szCs w:val="24"/>
          <w:lang w:val="en-US"/>
        </w:rPr>
        <w:t> </w:t>
      </w:r>
    </w:p>
    <w:tbl>
      <w:tblPr>
        <w:tblW w:w="8571" w:type="dxa"/>
        <w:tblInd w:w="350" w:type="dxa"/>
        <w:tblBorders>
          <w:top w:val="outset" w:sz="6" w:space="0" w:color="auto"/>
          <w:left w:val="outset" w:sz="6" w:space="0" w:color="auto"/>
          <w:bottom w:val="outset" w:sz="6" w:space="0" w:color="auto"/>
          <w:right w:val="outset" w:sz="6" w:space="0" w:color="auto"/>
        </w:tblBorders>
        <w:tblCellMar>
          <w:top w:w="28" w:type="dxa"/>
          <w:left w:w="57" w:type="dxa"/>
          <w:bottom w:w="28" w:type="dxa"/>
          <w:right w:w="57" w:type="dxa"/>
        </w:tblCellMar>
        <w:tblLook w:val="04A0" w:firstRow="1" w:lastRow="0" w:firstColumn="1" w:lastColumn="0" w:noHBand="0" w:noVBand="1"/>
      </w:tblPr>
      <w:tblGrid>
        <w:gridCol w:w="1260"/>
        <w:gridCol w:w="7311"/>
      </w:tblGrid>
      <w:tr w:rsidR="00DF31D8" w:rsidRPr="007C06D4" w14:paraId="15562130" w14:textId="77777777" w:rsidTr="000758F2">
        <w:trPr>
          <w:trHeight w:val="255"/>
        </w:trPr>
        <w:tc>
          <w:tcPr>
            <w:tcW w:w="1260" w:type="dxa"/>
            <w:tcBorders>
              <w:top w:val="single" w:sz="8" w:space="0" w:color="B3B3B3"/>
              <w:left w:val="single" w:sz="8" w:space="0" w:color="B3B3B3"/>
              <w:bottom w:val="single" w:sz="8" w:space="0" w:color="B3B3B3"/>
              <w:right w:val="single" w:sz="8" w:space="0" w:color="B3B3B3"/>
            </w:tcBorders>
            <w:shd w:val="clear" w:color="auto" w:fill="17E09C" w:themeFill="accent1"/>
            <w:vAlign w:val="center"/>
            <w:hideMark/>
          </w:tcPr>
          <w:p w14:paraId="0DB590C9" w14:textId="77777777" w:rsidR="00DF31D8" w:rsidRPr="007C06D4" w:rsidRDefault="00DF31D8" w:rsidP="000758F2">
            <w:pPr>
              <w:spacing w:before="100" w:beforeAutospacing="1" w:after="100" w:afterAutospacing="1" w:line="240" w:lineRule="auto"/>
              <w:textAlignment w:val="baseline"/>
              <w:rPr>
                <w:rFonts w:ascii="Arial" w:eastAsia="Times New Roman" w:hAnsi="Arial" w:cs="Arial"/>
                <w:color w:val="2D2D2D"/>
                <w:sz w:val="20"/>
                <w:szCs w:val="20"/>
                <w:lang w:val="en-US"/>
              </w:rPr>
            </w:pPr>
            <w:r w:rsidRPr="007C06D4">
              <w:rPr>
                <w:rFonts w:ascii="Arial" w:eastAsia="Times New Roman" w:hAnsi="Arial" w:cs="Arial"/>
                <w:b/>
                <w:bCs/>
                <w:color w:val="2D2D2D"/>
                <w:position w:val="-1"/>
                <w:sz w:val="20"/>
                <w:szCs w:val="20"/>
                <w:lang w:val="en-US"/>
              </w:rPr>
              <w:t>Log Level</w:t>
            </w:r>
            <w:r w:rsidRPr="007C06D4">
              <w:rPr>
                <w:rFonts w:ascii="Arial" w:eastAsia="Times New Roman" w:hAnsi="Arial" w:cs="Arial"/>
                <w:color w:val="2D2D2D"/>
                <w:sz w:val="20"/>
                <w:szCs w:val="20"/>
                <w:lang w:val="en-US"/>
              </w:rPr>
              <w:t>​</w:t>
            </w:r>
          </w:p>
        </w:tc>
        <w:tc>
          <w:tcPr>
            <w:tcW w:w="7311" w:type="dxa"/>
            <w:tcBorders>
              <w:top w:val="single" w:sz="8" w:space="0" w:color="B3B3B3"/>
              <w:left w:val="single" w:sz="8" w:space="0" w:color="B3B3B3"/>
              <w:bottom w:val="single" w:sz="8" w:space="0" w:color="B3B3B3"/>
              <w:right w:val="single" w:sz="8" w:space="0" w:color="B3B3B3"/>
            </w:tcBorders>
            <w:shd w:val="clear" w:color="auto" w:fill="17E09C" w:themeFill="accent1"/>
            <w:vAlign w:val="center"/>
            <w:hideMark/>
          </w:tcPr>
          <w:p w14:paraId="09802D4A" w14:textId="77777777" w:rsidR="00DF31D8" w:rsidRPr="007C06D4" w:rsidRDefault="00DF31D8" w:rsidP="000758F2">
            <w:pPr>
              <w:spacing w:before="100" w:beforeAutospacing="1" w:after="100" w:afterAutospacing="1" w:line="240" w:lineRule="auto"/>
              <w:textAlignment w:val="baseline"/>
              <w:rPr>
                <w:rFonts w:ascii="Arial" w:eastAsia="Times New Roman" w:hAnsi="Arial" w:cs="Arial"/>
                <w:color w:val="2D2D2D"/>
                <w:sz w:val="20"/>
                <w:szCs w:val="20"/>
                <w:lang w:val="en-US"/>
              </w:rPr>
            </w:pPr>
            <w:r w:rsidRPr="007C06D4">
              <w:rPr>
                <w:rFonts w:ascii="Arial" w:eastAsia="Times New Roman" w:hAnsi="Arial" w:cs="Arial"/>
                <w:b/>
                <w:bCs/>
                <w:color w:val="2D2D2D"/>
                <w:position w:val="-1"/>
                <w:sz w:val="20"/>
                <w:szCs w:val="20"/>
                <w:lang w:val="en-US"/>
              </w:rPr>
              <w:t>Description</w:t>
            </w:r>
            <w:r w:rsidRPr="007C06D4">
              <w:rPr>
                <w:rFonts w:ascii="Arial" w:eastAsia="Times New Roman" w:hAnsi="Arial" w:cs="Arial"/>
                <w:color w:val="2D2D2D"/>
                <w:sz w:val="20"/>
                <w:szCs w:val="20"/>
                <w:lang w:val="en-US"/>
              </w:rPr>
              <w:t>​</w:t>
            </w:r>
          </w:p>
        </w:tc>
      </w:tr>
      <w:tr w:rsidR="00DF31D8" w:rsidRPr="007C06D4" w14:paraId="21AAB685" w14:textId="77777777" w:rsidTr="000758F2">
        <w:trPr>
          <w:trHeight w:val="495"/>
        </w:trPr>
        <w:tc>
          <w:tcPr>
            <w:tcW w:w="1260" w:type="dxa"/>
            <w:tcBorders>
              <w:top w:val="single" w:sz="8" w:space="0" w:color="B3B3B3"/>
              <w:left w:val="single" w:sz="8" w:space="0" w:color="B3B3B3"/>
              <w:bottom w:val="single" w:sz="8" w:space="0" w:color="B3B3B3"/>
              <w:right w:val="single" w:sz="8" w:space="0" w:color="B3B3B3"/>
            </w:tcBorders>
            <w:vAlign w:val="center"/>
            <w:hideMark/>
          </w:tcPr>
          <w:p w14:paraId="2443F5D9" w14:textId="77777777" w:rsidR="00DF31D8" w:rsidRPr="007C06D4" w:rsidRDefault="00DF31D8" w:rsidP="000758F2">
            <w:pPr>
              <w:spacing w:before="100" w:beforeAutospacing="1" w:after="100" w:afterAutospacing="1" w:line="240" w:lineRule="auto"/>
              <w:textAlignment w:val="baseline"/>
              <w:rPr>
                <w:rFonts w:ascii="Arial" w:eastAsia="Times New Roman" w:hAnsi="Arial" w:cs="Arial"/>
                <w:color w:val="2D2D2D"/>
                <w:sz w:val="20"/>
                <w:szCs w:val="20"/>
                <w:lang w:val="en-US"/>
              </w:rPr>
            </w:pPr>
            <w:r w:rsidRPr="007C06D4">
              <w:rPr>
                <w:rFonts w:ascii="Arial" w:eastAsia="Times New Roman" w:hAnsi="Arial" w:cs="Arial"/>
                <w:b/>
                <w:bCs/>
                <w:color w:val="2D2D2D"/>
                <w:position w:val="-1"/>
                <w:sz w:val="20"/>
                <w:szCs w:val="20"/>
                <w:lang w:val="en-US"/>
              </w:rPr>
              <w:t>None</w:t>
            </w:r>
            <w:r w:rsidRPr="007C06D4">
              <w:rPr>
                <w:rFonts w:ascii="Arial" w:eastAsia="Times New Roman" w:hAnsi="Arial" w:cs="Arial"/>
                <w:color w:val="2D2D2D"/>
                <w:sz w:val="20"/>
                <w:szCs w:val="20"/>
                <w:lang w:val="en-US"/>
              </w:rPr>
              <w:t>​</w:t>
            </w:r>
          </w:p>
        </w:tc>
        <w:tc>
          <w:tcPr>
            <w:tcW w:w="7311" w:type="dxa"/>
            <w:tcBorders>
              <w:top w:val="single" w:sz="8" w:space="0" w:color="B3B3B3"/>
              <w:left w:val="single" w:sz="8" w:space="0" w:color="B3B3B3"/>
              <w:bottom w:val="single" w:sz="8" w:space="0" w:color="B3B3B3"/>
              <w:right w:val="single" w:sz="8" w:space="0" w:color="B3B3B3"/>
            </w:tcBorders>
            <w:vAlign w:val="center"/>
            <w:hideMark/>
          </w:tcPr>
          <w:p w14:paraId="5E3B3D47" w14:textId="77777777" w:rsidR="00DF31D8" w:rsidRPr="007C06D4" w:rsidRDefault="00DF31D8" w:rsidP="000758F2">
            <w:pPr>
              <w:spacing w:before="100" w:beforeAutospacing="1" w:after="100" w:afterAutospacing="1" w:line="240" w:lineRule="auto"/>
              <w:textAlignment w:val="baseline"/>
              <w:rPr>
                <w:rFonts w:ascii="Arial" w:eastAsia="Times New Roman" w:hAnsi="Arial" w:cs="Arial"/>
                <w:color w:val="2D2D2D"/>
                <w:sz w:val="20"/>
                <w:szCs w:val="20"/>
                <w:lang w:val="en-US"/>
              </w:rPr>
            </w:pPr>
            <w:r w:rsidRPr="007C06D4">
              <w:rPr>
                <w:rFonts w:ascii="Arial" w:eastAsia="Times New Roman" w:hAnsi="Arial" w:cs="Arial"/>
                <w:color w:val="2D2D2D"/>
                <w:position w:val="-1"/>
                <w:sz w:val="20"/>
                <w:szCs w:val="20"/>
                <w:lang w:val="en-US"/>
              </w:rPr>
              <w:t>No data is recorded during message processing and no data is shown in data monitoring.</w:t>
            </w:r>
            <w:r w:rsidRPr="007C06D4">
              <w:rPr>
                <w:rFonts w:ascii="Arial" w:eastAsia="Times New Roman" w:hAnsi="Arial" w:cs="Arial"/>
                <w:color w:val="2D2D2D"/>
                <w:sz w:val="20"/>
                <w:szCs w:val="20"/>
                <w:lang w:val="en-US"/>
              </w:rPr>
              <w:t>​</w:t>
            </w:r>
          </w:p>
        </w:tc>
      </w:tr>
      <w:tr w:rsidR="00DF31D8" w:rsidRPr="007C06D4" w14:paraId="7B6977BF" w14:textId="77777777" w:rsidTr="000758F2">
        <w:trPr>
          <w:trHeight w:val="720"/>
        </w:trPr>
        <w:tc>
          <w:tcPr>
            <w:tcW w:w="1260" w:type="dxa"/>
            <w:tcBorders>
              <w:top w:val="single" w:sz="8" w:space="0" w:color="B3B3B3"/>
              <w:left w:val="single" w:sz="8" w:space="0" w:color="B3B3B3"/>
              <w:bottom w:val="single" w:sz="8" w:space="0" w:color="B3B3B3"/>
              <w:right w:val="single" w:sz="8" w:space="0" w:color="B3B3B3"/>
            </w:tcBorders>
            <w:vAlign w:val="center"/>
            <w:hideMark/>
          </w:tcPr>
          <w:p w14:paraId="2D28CB1C" w14:textId="77777777" w:rsidR="00DF31D8" w:rsidRPr="007C06D4" w:rsidRDefault="00DF31D8" w:rsidP="000758F2">
            <w:pPr>
              <w:spacing w:before="100" w:beforeAutospacing="1" w:after="100" w:afterAutospacing="1" w:line="240" w:lineRule="auto"/>
              <w:textAlignment w:val="baseline"/>
              <w:rPr>
                <w:rFonts w:ascii="Arial" w:eastAsia="Times New Roman" w:hAnsi="Arial" w:cs="Arial"/>
                <w:color w:val="2D2D2D"/>
                <w:sz w:val="20"/>
                <w:szCs w:val="20"/>
                <w:lang w:val="en-US"/>
              </w:rPr>
            </w:pPr>
            <w:r w:rsidRPr="007C06D4">
              <w:rPr>
                <w:rFonts w:ascii="Arial" w:eastAsia="Times New Roman" w:hAnsi="Arial" w:cs="Arial"/>
                <w:b/>
                <w:bCs/>
                <w:color w:val="2D2D2D"/>
                <w:position w:val="-1"/>
                <w:sz w:val="20"/>
                <w:szCs w:val="20"/>
                <w:lang w:val="en-US"/>
              </w:rPr>
              <w:t>Info</w:t>
            </w:r>
            <w:r w:rsidRPr="007C06D4">
              <w:rPr>
                <w:rFonts w:ascii="Arial" w:eastAsia="Times New Roman" w:hAnsi="Arial" w:cs="Arial"/>
                <w:color w:val="2D2D2D"/>
                <w:sz w:val="20"/>
                <w:szCs w:val="20"/>
                <w:lang w:val="en-US"/>
              </w:rPr>
              <w:t>​</w:t>
            </w:r>
          </w:p>
        </w:tc>
        <w:tc>
          <w:tcPr>
            <w:tcW w:w="7311" w:type="dxa"/>
            <w:tcBorders>
              <w:top w:val="single" w:sz="8" w:space="0" w:color="B3B3B3"/>
              <w:left w:val="single" w:sz="8" w:space="0" w:color="B3B3B3"/>
              <w:bottom w:val="single" w:sz="8" w:space="0" w:color="B3B3B3"/>
              <w:right w:val="single" w:sz="8" w:space="0" w:color="B3B3B3"/>
            </w:tcBorders>
            <w:vAlign w:val="center"/>
            <w:hideMark/>
          </w:tcPr>
          <w:p w14:paraId="1104ACE5" w14:textId="77777777" w:rsidR="00DF31D8" w:rsidRPr="007C06D4" w:rsidRDefault="00DF31D8" w:rsidP="000758F2">
            <w:pPr>
              <w:spacing w:before="100" w:beforeAutospacing="1" w:after="100" w:afterAutospacing="1" w:line="240" w:lineRule="auto"/>
              <w:textAlignment w:val="baseline"/>
              <w:rPr>
                <w:rFonts w:ascii="Arial" w:eastAsia="Times New Roman" w:hAnsi="Arial" w:cs="Arial"/>
                <w:color w:val="2D2D2D"/>
                <w:sz w:val="20"/>
                <w:szCs w:val="20"/>
                <w:lang w:val="en-US"/>
              </w:rPr>
            </w:pPr>
            <w:r w:rsidRPr="007C06D4">
              <w:rPr>
                <w:rFonts w:ascii="Arial" w:eastAsia="Times New Roman" w:hAnsi="Arial" w:cs="Arial"/>
                <w:color w:val="2D2D2D"/>
                <w:position w:val="-1"/>
                <w:sz w:val="20"/>
                <w:szCs w:val="20"/>
                <w:lang w:val="en-US"/>
              </w:rPr>
              <w:t>Basic information is recorded during message processing. The header is always displayed. If there are failed messages, the message processing log retains and displays additional detailed information about the last 50 message steps.</w:t>
            </w:r>
            <w:r w:rsidRPr="007C06D4">
              <w:rPr>
                <w:rFonts w:ascii="Arial" w:eastAsia="Times New Roman" w:hAnsi="Arial" w:cs="Arial"/>
                <w:color w:val="2D2D2D"/>
                <w:sz w:val="20"/>
                <w:szCs w:val="20"/>
                <w:lang w:val="en-US"/>
              </w:rPr>
              <w:t>​</w:t>
            </w:r>
          </w:p>
        </w:tc>
      </w:tr>
      <w:tr w:rsidR="00DF31D8" w:rsidRPr="007C06D4" w14:paraId="343CEEAF" w14:textId="77777777" w:rsidTr="000758F2">
        <w:trPr>
          <w:trHeight w:val="1065"/>
        </w:trPr>
        <w:tc>
          <w:tcPr>
            <w:tcW w:w="1260" w:type="dxa"/>
            <w:tcBorders>
              <w:top w:val="single" w:sz="8" w:space="0" w:color="B3B3B3"/>
              <w:left w:val="single" w:sz="8" w:space="0" w:color="B3B3B3"/>
              <w:bottom w:val="single" w:sz="8" w:space="0" w:color="B3B3B3"/>
              <w:right w:val="single" w:sz="8" w:space="0" w:color="B3B3B3"/>
            </w:tcBorders>
            <w:vAlign w:val="center"/>
            <w:hideMark/>
          </w:tcPr>
          <w:p w14:paraId="1823E12F" w14:textId="77777777" w:rsidR="00DF31D8" w:rsidRPr="007C06D4" w:rsidRDefault="00DF31D8" w:rsidP="000758F2">
            <w:pPr>
              <w:spacing w:before="100" w:beforeAutospacing="1" w:after="100" w:afterAutospacing="1" w:line="240" w:lineRule="auto"/>
              <w:textAlignment w:val="baseline"/>
              <w:rPr>
                <w:rFonts w:ascii="Arial" w:eastAsia="Times New Roman" w:hAnsi="Arial" w:cs="Arial"/>
                <w:color w:val="2D2D2D"/>
                <w:sz w:val="20"/>
                <w:szCs w:val="20"/>
                <w:lang w:val="en-US"/>
              </w:rPr>
            </w:pPr>
            <w:r w:rsidRPr="007C06D4">
              <w:rPr>
                <w:rFonts w:ascii="Arial" w:eastAsia="Times New Roman" w:hAnsi="Arial" w:cs="Arial"/>
                <w:b/>
                <w:bCs/>
                <w:color w:val="2D2D2D"/>
                <w:position w:val="-1"/>
                <w:sz w:val="20"/>
                <w:szCs w:val="20"/>
                <w:lang w:val="en-US"/>
              </w:rPr>
              <w:t>Error</w:t>
            </w:r>
            <w:r w:rsidRPr="007C06D4">
              <w:rPr>
                <w:rFonts w:ascii="Arial" w:eastAsia="Times New Roman" w:hAnsi="Arial" w:cs="Arial"/>
                <w:color w:val="2D2D2D"/>
                <w:sz w:val="20"/>
                <w:szCs w:val="20"/>
                <w:lang w:val="en-US"/>
              </w:rPr>
              <w:t>​</w:t>
            </w:r>
          </w:p>
        </w:tc>
        <w:tc>
          <w:tcPr>
            <w:tcW w:w="7311" w:type="dxa"/>
            <w:tcBorders>
              <w:top w:val="single" w:sz="8" w:space="0" w:color="B3B3B3"/>
              <w:left w:val="single" w:sz="8" w:space="0" w:color="B3B3B3"/>
              <w:bottom w:val="single" w:sz="8" w:space="0" w:color="B3B3B3"/>
              <w:right w:val="single" w:sz="8" w:space="0" w:color="B3B3B3"/>
            </w:tcBorders>
            <w:vAlign w:val="center"/>
            <w:hideMark/>
          </w:tcPr>
          <w:p w14:paraId="33829939" w14:textId="77777777" w:rsidR="00DF31D8" w:rsidRPr="007C06D4" w:rsidRDefault="00DF31D8" w:rsidP="000758F2">
            <w:pPr>
              <w:spacing w:before="100" w:beforeAutospacing="1" w:after="100" w:afterAutospacing="1" w:line="240" w:lineRule="auto"/>
              <w:textAlignment w:val="baseline"/>
              <w:rPr>
                <w:rFonts w:ascii="Arial" w:eastAsia="Times New Roman" w:hAnsi="Arial" w:cs="Arial"/>
                <w:color w:val="2D2D2D"/>
                <w:sz w:val="20"/>
                <w:szCs w:val="20"/>
                <w:lang w:val="en-US"/>
              </w:rPr>
            </w:pPr>
            <w:r w:rsidRPr="007C06D4">
              <w:rPr>
                <w:rFonts w:ascii="Arial" w:eastAsia="Times New Roman" w:hAnsi="Arial" w:cs="Arial"/>
                <w:color w:val="2D2D2D"/>
                <w:position w:val="-1"/>
                <w:sz w:val="20"/>
                <w:szCs w:val="20"/>
                <w:lang w:val="en-US"/>
              </w:rPr>
              <w:t>The message processing log records basic information for failed message executions only. The message processing log retains and displays detailed information about the last 50 message steps. Use this log level, if you've no interest in recording completed messages. No message processing log attachments are recorded.</w:t>
            </w:r>
            <w:r w:rsidRPr="007C06D4">
              <w:rPr>
                <w:rFonts w:ascii="Arial" w:eastAsia="Times New Roman" w:hAnsi="Arial" w:cs="Arial"/>
                <w:color w:val="2D2D2D"/>
                <w:sz w:val="20"/>
                <w:szCs w:val="20"/>
                <w:lang w:val="en-US"/>
              </w:rPr>
              <w:t>​</w:t>
            </w:r>
          </w:p>
        </w:tc>
      </w:tr>
      <w:tr w:rsidR="00DF31D8" w:rsidRPr="007C06D4" w14:paraId="284DE62F" w14:textId="77777777" w:rsidTr="000758F2">
        <w:trPr>
          <w:trHeight w:val="2235"/>
        </w:trPr>
        <w:tc>
          <w:tcPr>
            <w:tcW w:w="1260" w:type="dxa"/>
            <w:tcBorders>
              <w:top w:val="single" w:sz="8" w:space="0" w:color="B3B3B3"/>
              <w:left w:val="single" w:sz="8" w:space="0" w:color="B3B3B3"/>
              <w:bottom w:val="single" w:sz="8" w:space="0" w:color="B3B3B3"/>
              <w:right w:val="single" w:sz="8" w:space="0" w:color="B3B3B3"/>
            </w:tcBorders>
            <w:vAlign w:val="center"/>
            <w:hideMark/>
          </w:tcPr>
          <w:p w14:paraId="209D7449" w14:textId="77777777" w:rsidR="00DF31D8" w:rsidRPr="007C06D4" w:rsidRDefault="00DF31D8" w:rsidP="000758F2">
            <w:pPr>
              <w:spacing w:before="100" w:beforeAutospacing="1" w:after="100" w:afterAutospacing="1" w:line="240" w:lineRule="auto"/>
              <w:textAlignment w:val="baseline"/>
              <w:rPr>
                <w:rFonts w:ascii="Arial" w:eastAsia="Times New Roman" w:hAnsi="Arial" w:cs="Arial"/>
                <w:color w:val="2D2D2D"/>
                <w:sz w:val="20"/>
                <w:szCs w:val="20"/>
                <w:lang w:val="en-US"/>
              </w:rPr>
            </w:pPr>
            <w:r w:rsidRPr="007C06D4">
              <w:rPr>
                <w:rFonts w:ascii="Arial" w:eastAsia="Times New Roman" w:hAnsi="Arial" w:cs="Arial"/>
                <w:b/>
                <w:bCs/>
                <w:color w:val="2D2D2D"/>
                <w:position w:val="-1"/>
                <w:sz w:val="20"/>
                <w:szCs w:val="20"/>
                <w:lang w:val="en-US"/>
              </w:rPr>
              <w:t>Debug</w:t>
            </w:r>
            <w:r w:rsidRPr="007C06D4">
              <w:rPr>
                <w:rFonts w:ascii="Arial" w:eastAsia="Times New Roman" w:hAnsi="Arial" w:cs="Arial"/>
                <w:color w:val="2D2D2D"/>
                <w:sz w:val="20"/>
                <w:szCs w:val="20"/>
                <w:lang w:val="en-US"/>
              </w:rPr>
              <w:t>​</w:t>
            </w:r>
          </w:p>
        </w:tc>
        <w:tc>
          <w:tcPr>
            <w:tcW w:w="7311" w:type="dxa"/>
            <w:tcBorders>
              <w:top w:val="single" w:sz="8" w:space="0" w:color="B3B3B3"/>
              <w:left w:val="single" w:sz="8" w:space="0" w:color="B3B3B3"/>
              <w:bottom w:val="single" w:sz="8" w:space="0" w:color="B3B3B3"/>
              <w:right w:val="single" w:sz="8" w:space="0" w:color="B3B3B3"/>
            </w:tcBorders>
            <w:vAlign w:val="center"/>
            <w:hideMark/>
          </w:tcPr>
          <w:p w14:paraId="5382DDA6" w14:textId="77777777" w:rsidR="00DF31D8" w:rsidRPr="007C06D4" w:rsidRDefault="00DF31D8" w:rsidP="000758F2">
            <w:pPr>
              <w:spacing w:before="100" w:beforeAutospacing="1" w:after="100" w:afterAutospacing="1" w:line="240" w:lineRule="auto"/>
              <w:textAlignment w:val="baseline"/>
              <w:rPr>
                <w:rFonts w:ascii="Arial" w:eastAsia="Times New Roman" w:hAnsi="Arial" w:cs="Arial"/>
                <w:color w:val="2D2D2D"/>
                <w:sz w:val="20"/>
                <w:szCs w:val="20"/>
                <w:lang w:val="en-US"/>
              </w:rPr>
            </w:pPr>
            <w:r w:rsidRPr="007C06D4">
              <w:rPr>
                <w:rFonts w:ascii="Arial" w:eastAsia="Times New Roman" w:hAnsi="Arial" w:cs="Arial"/>
                <w:color w:val="2D2D2D"/>
                <w:position w:val="-1"/>
                <w:sz w:val="20"/>
                <w:szCs w:val="20"/>
                <w:lang w:val="en-US"/>
              </w:rPr>
              <w:t>As the log level Debug is a high resource consuming feature, we recommend setting log level Debug only in a development or test environment!</w:t>
            </w:r>
            <w:r w:rsidRPr="007C06D4">
              <w:rPr>
                <w:rFonts w:ascii="Arial" w:eastAsia="Times New Roman" w:hAnsi="Arial" w:cs="Arial"/>
                <w:color w:val="2D2D2D"/>
                <w:sz w:val="20"/>
                <w:szCs w:val="20"/>
                <w:lang w:val="en-US"/>
              </w:rPr>
              <w:t>​</w:t>
            </w:r>
          </w:p>
          <w:p w14:paraId="5E7E0DEF" w14:textId="77777777" w:rsidR="00DF31D8" w:rsidRPr="007C06D4" w:rsidRDefault="00DF31D8" w:rsidP="000758F2">
            <w:pPr>
              <w:spacing w:before="100" w:beforeAutospacing="1" w:after="100" w:afterAutospacing="1" w:line="240" w:lineRule="auto"/>
              <w:textAlignment w:val="baseline"/>
              <w:rPr>
                <w:rFonts w:ascii="Arial" w:eastAsia="Times New Roman" w:hAnsi="Arial" w:cs="Arial"/>
                <w:color w:val="2D2D2D"/>
                <w:sz w:val="20"/>
                <w:szCs w:val="20"/>
                <w:lang w:val="en-US"/>
              </w:rPr>
            </w:pPr>
            <w:r w:rsidRPr="007C06D4">
              <w:rPr>
                <w:rFonts w:ascii="Arial" w:eastAsia="Times New Roman" w:hAnsi="Arial" w:cs="Arial"/>
                <w:color w:val="2D2D2D"/>
                <w:position w:val="-1"/>
                <w:sz w:val="20"/>
                <w:szCs w:val="20"/>
                <w:lang w:val="en-US"/>
              </w:rPr>
              <w:t>The message processing log records detailed information for all steps during message processing. While all steps (with headers and additional information) are accessible in the graphical UI, only the last 100 are shown in the text view of the message processing log. The log level debug expires after a certain time. After expiry, the log level switches back to the log level set before.</w:t>
            </w:r>
            <w:r w:rsidRPr="007C06D4">
              <w:rPr>
                <w:rFonts w:ascii="Arial" w:eastAsia="Times New Roman" w:hAnsi="Arial" w:cs="Arial"/>
                <w:color w:val="2D2D2D"/>
                <w:sz w:val="20"/>
                <w:szCs w:val="20"/>
                <w:lang w:val="en-US"/>
              </w:rPr>
              <w:t>​</w:t>
            </w:r>
          </w:p>
          <w:p w14:paraId="24E9617E" w14:textId="77777777" w:rsidR="00DF31D8" w:rsidRPr="007C06D4" w:rsidRDefault="00DF31D8" w:rsidP="000758F2">
            <w:pPr>
              <w:spacing w:before="100" w:beforeAutospacing="1" w:after="100" w:afterAutospacing="1" w:line="240" w:lineRule="auto"/>
              <w:textAlignment w:val="baseline"/>
              <w:rPr>
                <w:rFonts w:ascii="Arial" w:eastAsia="Times New Roman" w:hAnsi="Arial" w:cs="Arial"/>
                <w:color w:val="2D2D2D"/>
                <w:sz w:val="20"/>
                <w:szCs w:val="20"/>
                <w:lang w:val="en-US"/>
              </w:rPr>
            </w:pPr>
            <w:r w:rsidRPr="007C06D4">
              <w:rPr>
                <w:rFonts w:ascii="Arial" w:eastAsia="Times New Roman" w:hAnsi="Arial" w:cs="Arial"/>
                <w:b/>
                <w:bCs/>
                <w:color w:val="2D2D2D"/>
                <w:position w:val="-1"/>
                <w:sz w:val="20"/>
                <w:szCs w:val="20"/>
                <w:lang w:val="en-US"/>
              </w:rPr>
              <w:t>Note: </w:t>
            </w:r>
            <w:r w:rsidRPr="007C06D4">
              <w:rPr>
                <w:rFonts w:ascii="Arial" w:eastAsia="Times New Roman" w:hAnsi="Arial" w:cs="Arial"/>
                <w:color w:val="2D2D2D"/>
                <w:position w:val="-1"/>
                <w:sz w:val="20"/>
                <w:szCs w:val="20"/>
                <w:lang w:val="en-US"/>
              </w:rPr>
              <w:t>In the Cloud Foundry environment, the expiry time is fixed and set to 24 hours.</w:t>
            </w:r>
            <w:r w:rsidRPr="007C06D4">
              <w:rPr>
                <w:rFonts w:ascii="Arial" w:eastAsia="Times New Roman" w:hAnsi="Arial" w:cs="Arial"/>
                <w:color w:val="2D2D2D"/>
                <w:sz w:val="20"/>
                <w:szCs w:val="20"/>
                <w:lang w:val="en-US"/>
              </w:rPr>
              <w:t>​</w:t>
            </w:r>
          </w:p>
        </w:tc>
      </w:tr>
      <w:tr w:rsidR="00DF31D8" w:rsidRPr="007C06D4" w14:paraId="22947D1A" w14:textId="77777777" w:rsidTr="000758F2">
        <w:trPr>
          <w:trHeight w:val="2355"/>
        </w:trPr>
        <w:tc>
          <w:tcPr>
            <w:tcW w:w="1260" w:type="dxa"/>
            <w:tcBorders>
              <w:top w:val="single" w:sz="8" w:space="0" w:color="B3B3B3"/>
              <w:left w:val="single" w:sz="8" w:space="0" w:color="B3B3B3"/>
              <w:bottom w:val="single" w:sz="8" w:space="0" w:color="B3B3B3"/>
              <w:right w:val="single" w:sz="8" w:space="0" w:color="B3B3B3"/>
            </w:tcBorders>
            <w:vAlign w:val="center"/>
            <w:hideMark/>
          </w:tcPr>
          <w:p w14:paraId="4F845085" w14:textId="77777777" w:rsidR="00DF31D8" w:rsidRPr="007C06D4" w:rsidRDefault="00DF31D8" w:rsidP="000758F2">
            <w:pPr>
              <w:spacing w:before="100" w:beforeAutospacing="1" w:after="100" w:afterAutospacing="1" w:line="240" w:lineRule="auto"/>
              <w:textAlignment w:val="baseline"/>
              <w:rPr>
                <w:rFonts w:ascii="Arial" w:eastAsia="Times New Roman" w:hAnsi="Arial" w:cs="Arial"/>
                <w:color w:val="2D2D2D"/>
                <w:sz w:val="20"/>
                <w:szCs w:val="20"/>
                <w:lang w:val="en-US"/>
              </w:rPr>
            </w:pPr>
            <w:r w:rsidRPr="007C06D4">
              <w:rPr>
                <w:rFonts w:ascii="Arial" w:eastAsia="Times New Roman" w:hAnsi="Arial" w:cs="Arial"/>
                <w:b/>
                <w:bCs/>
                <w:color w:val="2D2D2D"/>
                <w:position w:val="-1"/>
                <w:sz w:val="20"/>
                <w:szCs w:val="20"/>
                <w:lang w:val="en-US"/>
              </w:rPr>
              <w:t>Trace</w:t>
            </w:r>
            <w:r w:rsidRPr="007C06D4">
              <w:rPr>
                <w:rFonts w:ascii="Arial" w:eastAsia="Times New Roman" w:hAnsi="Arial" w:cs="Arial"/>
                <w:color w:val="2D2D2D"/>
                <w:sz w:val="20"/>
                <w:szCs w:val="20"/>
                <w:lang w:val="en-US"/>
              </w:rPr>
              <w:t>​</w:t>
            </w:r>
          </w:p>
        </w:tc>
        <w:tc>
          <w:tcPr>
            <w:tcW w:w="7311" w:type="dxa"/>
            <w:tcBorders>
              <w:top w:val="single" w:sz="8" w:space="0" w:color="B3B3B3"/>
              <w:left w:val="single" w:sz="8" w:space="0" w:color="B3B3B3"/>
              <w:bottom w:val="single" w:sz="8" w:space="0" w:color="B3B3B3"/>
              <w:right w:val="single" w:sz="8" w:space="0" w:color="B3B3B3"/>
            </w:tcBorders>
            <w:vAlign w:val="center"/>
            <w:hideMark/>
          </w:tcPr>
          <w:p w14:paraId="2211E80B" w14:textId="77777777" w:rsidR="00DF31D8" w:rsidRPr="007C06D4" w:rsidRDefault="00DF31D8" w:rsidP="000758F2">
            <w:pPr>
              <w:spacing w:before="100" w:beforeAutospacing="1" w:after="100" w:afterAutospacing="1" w:line="240" w:lineRule="auto"/>
              <w:textAlignment w:val="baseline"/>
              <w:rPr>
                <w:rFonts w:ascii="Arial" w:eastAsia="Times New Roman" w:hAnsi="Arial" w:cs="Arial"/>
                <w:color w:val="2D2D2D"/>
                <w:sz w:val="20"/>
                <w:szCs w:val="20"/>
                <w:lang w:val="en-US"/>
              </w:rPr>
            </w:pPr>
            <w:r w:rsidRPr="007C06D4">
              <w:rPr>
                <w:rFonts w:ascii="Arial" w:eastAsia="Times New Roman" w:hAnsi="Arial" w:cs="Arial"/>
                <w:color w:val="2D2D2D"/>
                <w:position w:val="-1"/>
                <w:sz w:val="20"/>
                <w:szCs w:val="20"/>
                <w:lang w:val="en-US"/>
              </w:rPr>
              <w:t>Trace is a high resource consuming feature; we recommend setting log level Trace only in a development or test environment! SAP can disable this function for a specific tenant or adjust expiry and retention time.</w:t>
            </w:r>
            <w:r w:rsidRPr="007C06D4">
              <w:rPr>
                <w:rFonts w:ascii="Arial" w:eastAsia="Times New Roman" w:hAnsi="Arial" w:cs="Arial"/>
                <w:color w:val="2D2D2D"/>
                <w:sz w:val="20"/>
                <w:szCs w:val="20"/>
                <w:lang w:val="en-US"/>
              </w:rPr>
              <w:t>​</w:t>
            </w:r>
          </w:p>
          <w:p w14:paraId="23FFACCA" w14:textId="77777777" w:rsidR="00DF31D8" w:rsidRPr="007C06D4" w:rsidRDefault="00DF31D8" w:rsidP="000758F2">
            <w:pPr>
              <w:spacing w:before="100" w:beforeAutospacing="1" w:after="100" w:afterAutospacing="1" w:line="240" w:lineRule="auto"/>
              <w:textAlignment w:val="baseline"/>
              <w:rPr>
                <w:rFonts w:ascii="Arial" w:eastAsia="Times New Roman" w:hAnsi="Arial" w:cs="Arial"/>
                <w:color w:val="2D2D2D"/>
                <w:sz w:val="20"/>
                <w:szCs w:val="20"/>
                <w:lang w:val="en-US"/>
              </w:rPr>
            </w:pPr>
            <w:r w:rsidRPr="007C06D4">
              <w:rPr>
                <w:rFonts w:ascii="Arial" w:eastAsia="Times New Roman" w:hAnsi="Arial" w:cs="Arial"/>
                <w:color w:val="2D2D2D"/>
                <w:position w:val="-1"/>
                <w:sz w:val="20"/>
                <w:szCs w:val="20"/>
                <w:lang w:val="en-US"/>
              </w:rPr>
              <w:t>The message processing log records detailed information for all steps during message processing and additionally tracks the message content. The trace function expires after a certain time (default value: 10 minutes). After expiry, the log level switches back to the log level set before. The recorded message content is also only retained for a certain time (default value: 1 hour)</w:t>
            </w:r>
            <w:r w:rsidRPr="007C06D4">
              <w:rPr>
                <w:rFonts w:ascii="Arial" w:eastAsia="Times New Roman" w:hAnsi="Arial" w:cs="Arial"/>
                <w:color w:val="2D2D2D"/>
                <w:sz w:val="20"/>
                <w:szCs w:val="20"/>
                <w:lang w:val="en-US"/>
              </w:rPr>
              <w:t>​</w:t>
            </w:r>
          </w:p>
        </w:tc>
      </w:tr>
    </w:tbl>
    <w:p w14:paraId="35901F5E" w14:textId="77777777" w:rsidR="00DF31D8" w:rsidRPr="007C06D4" w:rsidRDefault="00DF31D8" w:rsidP="005F31B7">
      <w:pPr>
        <w:ind w:left="360"/>
        <w:jc w:val="both"/>
        <w:rPr>
          <w:rFonts w:ascii="Arial" w:hAnsi="Arial" w:cs="Arial"/>
          <w:lang w:eastAsia="en-AU"/>
        </w:rPr>
      </w:pPr>
    </w:p>
    <w:p w14:paraId="75103994" w14:textId="01A9D34E" w:rsidR="00DF31D8" w:rsidRPr="007C06D4" w:rsidRDefault="00DF31D8" w:rsidP="00702CF7">
      <w:pPr>
        <w:pStyle w:val="03Text"/>
        <w:numPr>
          <w:ilvl w:val="0"/>
          <w:numId w:val="63"/>
        </w:numPr>
      </w:pPr>
      <w:r w:rsidRPr="007C06D4">
        <w:rPr>
          <w:b/>
        </w:rPr>
        <w:t xml:space="preserve">MPL Attachments: </w:t>
      </w:r>
      <w:r w:rsidRPr="007C06D4">
        <w:t xml:space="preserve">CI keeps a message processing log for every processed message. The log contains the basic information: status, error message, and start/end timestamps for </w:t>
      </w:r>
      <w:r w:rsidR="001E10EE">
        <w:t>Integration flow</w:t>
      </w:r>
      <w:r w:rsidRPr="007C06D4">
        <w:t xml:space="preserve"> components. Additional entries into the log can be inserted using custom script (Groovy or JavaScript). There are two possibilities:</w:t>
      </w:r>
    </w:p>
    <w:p w14:paraId="0A7DDA34" w14:textId="77777777" w:rsidR="00DF31D8" w:rsidRPr="007C06D4" w:rsidRDefault="00DF31D8" w:rsidP="00702CF7">
      <w:pPr>
        <w:pStyle w:val="03Text"/>
        <w:numPr>
          <w:ilvl w:val="1"/>
          <w:numId w:val="63"/>
        </w:numPr>
      </w:pPr>
      <w:r w:rsidRPr="007C06D4">
        <w:t>Properties - Simple name/value pairs written into the log attachments</w:t>
      </w:r>
    </w:p>
    <w:p w14:paraId="5E3C8036" w14:textId="77777777" w:rsidR="00702CF7" w:rsidRDefault="00DF31D8" w:rsidP="00702CF7">
      <w:pPr>
        <w:pStyle w:val="03Text"/>
        <w:numPr>
          <w:ilvl w:val="1"/>
          <w:numId w:val="63"/>
        </w:numPr>
      </w:pPr>
      <w:r w:rsidRPr="007C06D4">
        <w:t>Attachments - Complete documents which are ‘attached’ to the message processing log. You can store the entire payload or other document as attachment</w:t>
      </w:r>
    </w:p>
    <w:p w14:paraId="4C1C3420" w14:textId="65B7FB9C" w:rsidR="00DF31D8" w:rsidRPr="007C06D4" w:rsidRDefault="00DF31D8" w:rsidP="00702CF7">
      <w:pPr>
        <w:pStyle w:val="03Text"/>
        <w:ind w:left="720"/>
      </w:pPr>
      <w:r w:rsidRPr="007C06D4">
        <w:t xml:space="preserve">In the below screenshot, the message monitoring tiles reveal messages with a status of either “Failed / Error / Completed” that have been processed for all the integration scenarios within </w:t>
      </w:r>
      <w:r w:rsidRPr="007C06D4">
        <w:lastRenderedPageBreak/>
        <w:t>the past 24 hrs. A Number representing the no. of messages in that status. Each tile shows the filter settings in the header and the number of messages and artifacts that corresponding to the filter settings.</w:t>
      </w:r>
      <w:r w:rsidRPr="007C06D4">
        <w:tab/>
      </w:r>
    </w:p>
    <w:p w14:paraId="71089680" w14:textId="77777777" w:rsidR="00DF31D8" w:rsidRPr="007C06D4" w:rsidRDefault="00DF31D8" w:rsidP="005F31B7">
      <w:pPr>
        <w:ind w:left="360"/>
        <w:jc w:val="both"/>
        <w:rPr>
          <w:rFonts w:ascii="Arial" w:hAnsi="Arial" w:cs="Arial"/>
          <w:lang w:eastAsia="en-AU"/>
        </w:rPr>
      </w:pPr>
    </w:p>
    <w:p w14:paraId="71829566" w14:textId="77777777" w:rsidR="00DF31D8" w:rsidRPr="007C06D4" w:rsidRDefault="00DF31D8" w:rsidP="005F31B7">
      <w:pPr>
        <w:ind w:left="360"/>
        <w:jc w:val="both"/>
        <w:rPr>
          <w:rFonts w:ascii="Arial" w:hAnsi="Arial" w:cs="Arial"/>
          <w:lang w:eastAsia="en-AU"/>
        </w:rPr>
      </w:pPr>
      <w:r w:rsidRPr="007C06D4">
        <w:rPr>
          <w:rFonts w:ascii="Arial" w:hAnsi="Arial" w:cs="Arial"/>
          <w:noProof/>
        </w:rPr>
        <w:drawing>
          <wp:inline distT="0" distB="0" distL="0" distR="0" wp14:anchorId="7EA3F66D" wp14:editId="7331AD81">
            <wp:extent cx="4735195" cy="2789555"/>
            <wp:effectExtent l="0" t="0" r="8255" b="10795"/>
            <wp:docPr id="4" name="Picture 4" descr="cid:image001.jpg@01D5123E.59D2B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id:image001.jpg@01D5123E.59D2B0B0"/>
                    <pic:cNvPicPr>
                      <a:picLocks noChangeAspect="1"/>
                    </pic:cNvPicPr>
                  </pic:nvPicPr>
                  <pic:blipFill>
                    <a:blip r:embed="rId34" r:link="rId35">
                      <a:extLst>
                        <a:ext uri="{28A0092B-C50C-407E-A947-70E740481C1C}">
                          <a14:useLocalDpi xmlns:a14="http://schemas.microsoft.com/office/drawing/2010/main" val="0"/>
                        </a:ext>
                      </a:extLst>
                    </a:blip>
                    <a:srcRect/>
                    <a:stretch>
                      <a:fillRect/>
                    </a:stretch>
                  </pic:blipFill>
                  <pic:spPr bwMode="auto">
                    <a:xfrm>
                      <a:off x="0" y="0"/>
                      <a:ext cx="4735195" cy="2789555"/>
                    </a:xfrm>
                    <a:prstGeom prst="rect">
                      <a:avLst/>
                    </a:prstGeom>
                    <a:noFill/>
                    <a:ln>
                      <a:noFill/>
                    </a:ln>
                  </pic:spPr>
                </pic:pic>
              </a:graphicData>
            </a:graphic>
          </wp:inline>
        </w:drawing>
      </w:r>
    </w:p>
    <w:p w14:paraId="39AA4F49" w14:textId="77777777" w:rsidR="00DF31D8" w:rsidRPr="007C06D4" w:rsidRDefault="00DF31D8" w:rsidP="005F31B7">
      <w:pPr>
        <w:ind w:left="360"/>
        <w:jc w:val="both"/>
        <w:rPr>
          <w:rFonts w:ascii="Arial" w:hAnsi="Arial" w:cs="Arial"/>
          <w:lang w:eastAsia="en-AU"/>
        </w:rPr>
      </w:pPr>
    </w:p>
    <w:p w14:paraId="55B06648" w14:textId="77777777" w:rsidR="00DF31D8" w:rsidRPr="007C06D4" w:rsidRDefault="00DF31D8" w:rsidP="005F31B7">
      <w:pPr>
        <w:ind w:left="360"/>
        <w:jc w:val="both"/>
        <w:rPr>
          <w:rFonts w:ascii="Arial" w:hAnsi="Arial" w:cs="Arial"/>
          <w:lang w:eastAsia="en-AU"/>
        </w:rPr>
      </w:pPr>
      <w:r w:rsidRPr="007C06D4">
        <w:rPr>
          <w:rFonts w:ascii="Arial" w:hAnsi="Arial" w:cs="Arial"/>
          <w:noProof/>
        </w:rPr>
        <w:drawing>
          <wp:inline distT="0" distB="0" distL="0" distR="0" wp14:anchorId="53DA1C15" wp14:editId="717432F5">
            <wp:extent cx="4901058" cy="2192283"/>
            <wp:effectExtent l="0" t="0" r="0" b="0"/>
            <wp:docPr id="28" name="Picture 28" descr="cid:image002.png@01D5123E.59D2B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png@01D5123E.59D2B0B0"/>
                    <pic:cNvPicPr>
                      <a:picLocks noChangeAspect="1" noChangeArrowheads="1"/>
                    </pic:cNvPicPr>
                  </pic:nvPicPr>
                  <pic:blipFill>
                    <a:blip r:embed="rId36" r:link="rId37" cstate="print">
                      <a:extLst>
                        <a:ext uri="{28A0092B-C50C-407E-A947-70E740481C1C}">
                          <a14:useLocalDpi xmlns:a14="http://schemas.microsoft.com/office/drawing/2010/main" val="0"/>
                        </a:ext>
                      </a:extLst>
                    </a:blip>
                    <a:srcRect/>
                    <a:stretch>
                      <a:fillRect/>
                    </a:stretch>
                  </pic:blipFill>
                  <pic:spPr bwMode="auto">
                    <a:xfrm>
                      <a:off x="0" y="0"/>
                      <a:ext cx="4914212" cy="2198167"/>
                    </a:xfrm>
                    <a:prstGeom prst="rect">
                      <a:avLst/>
                    </a:prstGeom>
                    <a:noFill/>
                    <a:ln>
                      <a:noFill/>
                    </a:ln>
                  </pic:spPr>
                </pic:pic>
              </a:graphicData>
            </a:graphic>
          </wp:inline>
        </w:drawing>
      </w:r>
    </w:p>
    <w:p w14:paraId="6B50ABEC" w14:textId="77777777" w:rsidR="00DF31D8" w:rsidRPr="007C06D4" w:rsidRDefault="00DF31D8" w:rsidP="005F31B7">
      <w:pPr>
        <w:ind w:left="360"/>
        <w:jc w:val="both"/>
        <w:rPr>
          <w:rFonts w:ascii="Arial" w:hAnsi="Arial" w:cs="Arial"/>
          <w:lang w:eastAsia="en-AU"/>
        </w:rPr>
      </w:pPr>
    </w:p>
    <w:p w14:paraId="10E07FCA" w14:textId="77777777" w:rsidR="00DF31D8" w:rsidRPr="007C06D4" w:rsidRDefault="00DF31D8" w:rsidP="005F31B7">
      <w:pPr>
        <w:ind w:left="360"/>
        <w:jc w:val="both"/>
        <w:rPr>
          <w:rFonts w:ascii="Arial" w:hAnsi="Arial" w:cs="Arial"/>
          <w:lang w:eastAsia="en-AU"/>
        </w:rPr>
      </w:pPr>
      <w:r w:rsidRPr="007C06D4">
        <w:rPr>
          <w:rFonts w:ascii="Arial" w:hAnsi="Arial" w:cs="Arial"/>
          <w:noProof/>
        </w:rPr>
        <w:drawing>
          <wp:inline distT="0" distB="0" distL="0" distR="0" wp14:anchorId="11D3DF56" wp14:editId="082BA350">
            <wp:extent cx="4927600" cy="1879146"/>
            <wp:effectExtent l="0" t="0" r="6350" b="6985"/>
            <wp:docPr id="35" name="Picture 35" descr="cid:image003.png@01D5123E.59D2B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3.png@01D5123E.59D2B0B0"/>
                    <pic:cNvPicPr>
                      <a:picLocks noChangeAspect="1" noChangeArrowheads="1"/>
                    </pic:cNvPicPr>
                  </pic:nvPicPr>
                  <pic:blipFill>
                    <a:blip r:embed="rId38" r:link="rId39" cstate="print">
                      <a:extLst>
                        <a:ext uri="{28A0092B-C50C-407E-A947-70E740481C1C}">
                          <a14:useLocalDpi xmlns:a14="http://schemas.microsoft.com/office/drawing/2010/main" val="0"/>
                        </a:ext>
                      </a:extLst>
                    </a:blip>
                    <a:srcRect/>
                    <a:stretch>
                      <a:fillRect/>
                    </a:stretch>
                  </pic:blipFill>
                  <pic:spPr bwMode="auto">
                    <a:xfrm>
                      <a:off x="0" y="0"/>
                      <a:ext cx="4939394" cy="1883644"/>
                    </a:xfrm>
                    <a:prstGeom prst="rect">
                      <a:avLst/>
                    </a:prstGeom>
                    <a:noFill/>
                    <a:ln>
                      <a:noFill/>
                    </a:ln>
                  </pic:spPr>
                </pic:pic>
              </a:graphicData>
            </a:graphic>
          </wp:inline>
        </w:drawing>
      </w:r>
    </w:p>
    <w:p w14:paraId="0F931006" w14:textId="77777777" w:rsidR="00DF31D8" w:rsidRPr="007C06D4" w:rsidRDefault="00DF31D8" w:rsidP="005F31B7">
      <w:pPr>
        <w:ind w:left="360"/>
        <w:jc w:val="both"/>
        <w:rPr>
          <w:rFonts w:ascii="Arial" w:hAnsi="Arial" w:cs="Arial"/>
          <w:lang w:eastAsia="en-AU"/>
        </w:rPr>
      </w:pPr>
    </w:p>
    <w:p w14:paraId="17DA6D08" w14:textId="2CE34A3B" w:rsidR="00DF31D8" w:rsidRPr="007C06D4" w:rsidRDefault="00DF31D8" w:rsidP="00702CF7">
      <w:pPr>
        <w:pStyle w:val="03Text"/>
        <w:numPr>
          <w:ilvl w:val="0"/>
          <w:numId w:val="64"/>
        </w:numPr>
      </w:pPr>
      <w:r w:rsidRPr="007C06D4">
        <w:rPr>
          <w:b/>
        </w:rPr>
        <w:lastRenderedPageBreak/>
        <w:t>Custom Header Search</w:t>
      </w:r>
      <w:r w:rsidRPr="007C06D4">
        <w:t xml:space="preserve">: Custom headers are additional properties that can be added to </w:t>
      </w:r>
      <w:r w:rsidR="001E10EE">
        <w:t>Integration flow</w:t>
      </w:r>
      <w:r w:rsidRPr="007C06D4">
        <w:t xml:space="preserve"> runtime to provide additional information or customization. When performing a custom header search, one examines runtime message to locate the desired custom headers. This search enables users to locate and manipulate custom headers for various purposes, such as authentication, authorization, data transformation, or integration with external systems.</w:t>
      </w:r>
    </w:p>
    <w:p w14:paraId="31957DE2" w14:textId="77777777" w:rsidR="00DF31D8" w:rsidRPr="007C06D4" w:rsidRDefault="00DF31D8" w:rsidP="005F31B7">
      <w:pPr>
        <w:ind w:left="360"/>
        <w:jc w:val="both"/>
        <w:rPr>
          <w:rFonts w:ascii="Arial" w:hAnsi="Arial" w:cs="Arial"/>
          <w:lang w:eastAsia="en-AU"/>
        </w:rPr>
      </w:pPr>
    </w:p>
    <w:p w14:paraId="4F0B26DC" w14:textId="77777777" w:rsidR="00DF31D8" w:rsidRPr="007C06D4" w:rsidRDefault="00DF31D8" w:rsidP="005F31B7">
      <w:pPr>
        <w:ind w:left="360"/>
        <w:jc w:val="both"/>
        <w:rPr>
          <w:rFonts w:ascii="Arial" w:hAnsi="Arial" w:cs="Arial"/>
          <w:lang w:eastAsia="en-AU"/>
        </w:rPr>
      </w:pPr>
      <w:r w:rsidRPr="007C06D4">
        <w:rPr>
          <w:rFonts w:ascii="Arial" w:hAnsi="Arial" w:cs="Arial"/>
          <w:noProof/>
        </w:rPr>
        <w:drawing>
          <wp:inline distT="0" distB="0" distL="0" distR="0" wp14:anchorId="0D24E8F7" wp14:editId="5C0A0859">
            <wp:extent cx="4962605" cy="187269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77130" cy="1878172"/>
                    </a:xfrm>
                    <a:prstGeom prst="rect">
                      <a:avLst/>
                    </a:prstGeom>
                  </pic:spPr>
                </pic:pic>
              </a:graphicData>
            </a:graphic>
          </wp:inline>
        </w:drawing>
      </w:r>
    </w:p>
    <w:p w14:paraId="79DEA501" w14:textId="77777777" w:rsidR="00DF31D8" w:rsidRPr="007C06D4" w:rsidRDefault="00DF31D8" w:rsidP="00DF31D8">
      <w:pPr>
        <w:jc w:val="both"/>
        <w:rPr>
          <w:rFonts w:ascii="Arial" w:hAnsi="Arial" w:cs="Arial"/>
          <w:lang w:eastAsia="en-AU"/>
        </w:rPr>
      </w:pPr>
    </w:p>
    <w:p w14:paraId="6D6D0475" w14:textId="77777777" w:rsidR="00DF31D8" w:rsidRPr="007C06D4" w:rsidRDefault="68F873F1" w:rsidP="00D32D4A">
      <w:pPr>
        <w:pStyle w:val="BHeading3numbered"/>
      </w:pPr>
      <w:bookmarkStart w:id="243" w:name="_Toc227329667"/>
      <w:r>
        <w:t>Managing Integration Content</w:t>
      </w:r>
      <w:bookmarkEnd w:id="243"/>
    </w:p>
    <w:p w14:paraId="5CEDA0AD" w14:textId="6C495880" w:rsidR="00DF31D8" w:rsidRPr="0036525F" w:rsidRDefault="00702CF7" w:rsidP="0036525F">
      <w:pPr>
        <w:pStyle w:val="03Text"/>
      </w:pPr>
      <w:r>
        <w:t>The Integration Manage view on Cloud Integration</w:t>
      </w:r>
      <w:r w:rsidR="00DF31D8" w:rsidRPr="007C06D4">
        <w:t xml:space="preserve"> provides overview of the integration artifacts such as integration flows and security related artifacts deployed on the tenant with all statuses. We can also display the status of individual artifacts. There is also provision to </w:t>
      </w:r>
      <w:r w:rsidR="00DF31D8" w:rsidRPr="007C06D4">
        <w:rPr>
          <w:b/>
        </w:rPr>
        <w:t>restart</w:t>
      </w:r>
      <w:r w:rsidR="00DF31D8" w:rsidRPr="007C06D4">
        <w:t xml:space="preserve"> an </w:t>
      </w:r>
      <w:r w:rsidR="001E10EE">
        <w:t>Integration flow</w:t>
      </w:r>
      <w:r w:rsidR="00DF31D8" w:rsidRPr="007C06D4">
        <w:t xml:space="preserve">, </w:t>
      </w:r>
      <w:r w:rsidR="00DF31D8" w:rsidRPr="007C06D4">
        <w:rPr>
          <w:b/>
        </w:rPr>
        <w:t xml:space="preserve">undeploy </w:t>
      </w:r>
      <w:r w:rsidR="00DF31D8" w:rsidRPr="007C06D4">
        <w:t xml:space="preserve">an already started </w:t>
      </w:r>
      <w:r w:rsidR="001E10EE">
        <w:t>integration flow</w:t>
      </w:r>
      <w:r w:rsidR="00DF31D8" w:rsidRPr="007C06D4">
        <w:t xml:space="preserve"> or even </w:t>
      </w:r>
      <w:r w:rsidR="00DF31D8" w:rsidRPr="007C06D4">
        <w:rPr>
          <w:b/>
        </w:rPr>
        <w:t>download</w:t>
      </w:r>
      <w:r w:rsidR="00DF31D8" w:rsidRPr="007C06D4">
        <w:t xml:space="preserve"> artifacts of an </w:t>
      </w:r>
      <w:r w:rsidR="001E10EE">
        <w:t>integration flow</w:t>
      </w:r>
    </w:p>
    <w:p w14:paraId="2339F599" w14:textId="39AD3F18" w:rsidR="00DF31D8" w:rsidRPr="00A14A1E" w:rsidRDefault="00DF31D8" w:rsidP="005F31B7">
      <w:pPr>
        <w:pStyle w:val="Bodycopy0"/>
        <w:rPr>
          <w:lang w:val="en-GB"/>
        </w:rPr>
      </w:pPr>
      <w:r>
        <w:rPr>
          <w:lang w:val="en-GB"/>
        </w:rPr>
        <w:t xml:space="preserve">   </w:t>
      </w:r>
      <w:r>
        <w:rPr>
          <w:noProof/>
        </w:rPr>
        <w:drawing>
          <wp:inline distT="0" distB="0" distL="0" distR="0" wp14:anchorId="07EF1627" wp14:editId="6844F174">
            <wp:extent cx="3566160" cy="14097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566476" cy="1409825"/>
                    </a:xfrm>
                    <a:prstGeom prst="rect">
                      <a:avLst/>
                    </a:prstGeom>
                  </pic:spPr>
                </pic:pic>
              </a:graphicData>
            </a:graphic>
          </wp:inline>
        </w:drawing>
      </w:r>
      <w:r>
        <w:rPr>
          <w:lang w:val="en-GB"/>
        </w:rPr>
        <w:t xml:space="preserve">  </w:t>
      </w:r>
    </w:p>
    <w:p w14:paraId="03A6ED4F" w14:textId="03A0AA5C" w:rsidR="00DF31D8" w:rsidRDefault="00DF31D8" w:rsidP="005F31B7">
      <w:pPr>
        <w:pStyle w:val="Bodycopy0"/>
      </w:pPr>
      <w:r>
        <w:t xml:space="preserve">     </w:t>
      </w:r>
      <w:r>
        <w:tab/>
        <w:t xml:space="preserve">    </w:t>
      </w:r>
      <w:r>
        <w:rPr>
          <w:noProof/>
        </w:rPr>
        <w:drawing>
          <wp:inline distT="0" distB="0" distL="0" distR="0" wp14:anchorId="58CDD85F" wp14:editId="6BF29F22">
            <wp:extent cx="4480459" cy="197140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07091" cy="1983121"/>
                    </a:xfrm>
                    <a:prstGeom prst="rect">
                      <a:avLst/>
                    </a:prstGeom>
                  </pic:spPr>
                </pic:pic>
              </a:graphicData>
            </a:graphic>
          </wp:inline>
        </w:drawing>
      </w:r>
      <w:r>
        <w:tab/>
        <w:t xml:space="preserve"> </w:t>
      </w:r>
    </w:p>
    <w:p w14:paraId="35EA9564" w14:textId="77777777" w:rsidR="00DF31D8" w:rsidRPr="007C06D4" w:rsidRDefault="68F873F1" w:rsidP="00D32D4A">
      <w:pPr>
        <w:pStyle w:val="BHeading3numbered"/>
      </w:pPr>
      <w:bookmarkStart w:id="244" w:name="_Toc227329668"/>
      <w:r>
        <w:t>Managing Security Material</w:t>
      </w:r>
      <w:bookmarkEnd w:id="244"/>
    </w:p>
    <w:p w14:paraId="0371EA51" w14:textId="77777777" w:rsidR="00DF31D8" w:rsidRPr="007C06D4" w:rsidRDefault="00DF31D8" w:rsidP="0024603F">
      <w:pPr>
        <w:pStyle w:val="03Text"/>
      </w:pPr>
      <w:r w:rsidRPr="007C06D4">
        <w:t xml:space="preserve">SAP CI provides a centralized location for managing certificates, keystores, trust stores, and other security materials used for authentication, encryption, and secure communication between CPI and </w:t>
      </w:r>
      <w:r w:rsidRPr="007C06D4">
        <w:lastRenderedPageBreak/>
        <w:t>external systems or partners. With the "Manage Security Material" functionality, users can easily upload, view, update, and delete security materials, ensuring the secure and reliable exchange of data between CPI and various endpoints. It simplifies the management of security components and helps ensure the confidentiality, integrity, and authenticity of data during integration processes.</w:t>
      </w:r>
    </w:p>
    <w:p w14:paraId="4436D681" w14:textId="77777777" w:rsidR="00DF31D8" w:rsidRPr="007C06D4" w:rsidRDefault="00DF31D8" w:rsidP="00DF31D8">
      <w:pPr>
        <w:ind w:left="1440"/>
        <w:jc w:val="both"/>
        <w:rPr>
          <w:rFonts w:ascii="Arial" w:hAnsi="Arial" w:cs="Arial"/>
          <w:lang w:eastAsia="en-AU"/>
        </w:rPr>
      </w:pPr>
    </w:p>
    <w:p w14:paraId="06CFEBBB" w14:textId="77777777" w:rsidR="00DF31D8" w:rsidRPr="007C06D4" w:rsidRDefault="00DF31D8" w:rsidP="005F31B7">
      <w:pPr>
        <w:jc w:val="both"/>
        <w:rPr>
          <w:rFonts w:ascii="Arial" w:hAnsi="Arial" w:cs="Arial"/>
          <w:lang w:eastAsia="en-AU"/>
        </w:rPr>
      </w:pPr>
      <w:r w:rsidRPr="007C06D4">
        <w:rPr>
          <w:rFonts w:ascii="Arial" w:hAnsi="Arial" w:cs="Arial"/>
          <w:noProof/>
        </w:rPr>
        <w:drawing>
          <wp:inline distT="0" distB="0" distL="0" distR="0" wp14:anchorId="55CFC766" wp14:editId="1F216B33">
            <wp:extent cx="5220361" cy="1228989"/>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41702" cy="1234013"/>
                    </a:xfrm>
                    <a:prstGeom prst="rect">
                      <a:avLst/>
                    </a:prstGeom>
                  </pic:spPr>
                </pic:pic>
              </a:graphicData>
            </a:graphic>
          </wp:inline>
        </w:drawing>
      </w:r>
    </w:p>
    <w:p w14:paraId="719328BE" w14:textId="77777777" w:rsidR="00DF31D8" w:rsidRPr="007C06D4" w:rsidRDefault="00DF31D8" w:rsidP="00DF31D8">
      <w:pPr>
        <w:rPr>
          <w:rFonts w:ascii="Arial" w:hAnsi="Arial" w:cs="Arial"/>
          <w:lang w:eastAsia="en-AU"/>
        </w:rPr>
      </w:pPr>
    </w:p>
    <w:p w14:paraId="358EE9A0" w14:textId="77777777" w:rsidR="00DF31D8" w:rsidRPr="007C06D4" w:rsidRDefault="68F873F1" w:rsidP="00D32D4A">
      <w:pPr>
        <w:pStyle w:val="BHeading3numbered"/>
      </w:pPr>
      <w:bookmarkStart w:id="245" w:name="_Toc227329669"/>
      <w:r>
        <w:t>Managing Data Stores</w:t>
      </w:r>
      <w:bookmarkEnd w:id="245"/>
    </w:p>
    <w:p w14:paraId="46A5687B" w14:textId="77777777" w:rsidR="00DF31D8" w:rsidRPr="007C06D4" w:rsidRDefault="00DF31D8" w:rsidP="0024603F">
      <w:pPr>
        <w:pStyle w:val="03Text"/>
      </w:pPr>
      <w:r w:rsidRPr="007C06D4">
        <w:t>SAP CI provides the capability of managing various data-related components, including data stores, variables, message queues, and number ranges</w:t>
      </w:r>
    </w:p>
    <w:p w14:paraId="52A609DA" w14:textId="77777777" w:rsidR="00DF31D8" w:rsidRPr="007C06D4" w:rsidRDefault="00DF31D8" w:rsidP="0024603F">
      <w:pPr>
        <w:pStyle w:val="03Text"/>
      </w:pPr>
    </w:p>
    <w:p w14:paraId="46D4E1DD" w14:textId="77777777" w:rsidR="00DF31D8" w:rsidRPr="007C06D4" w:rsidRDefault="00DF31D8" w:rsidP="0024603F">
      <w:pPr>
        <w:pStyle w:val="03Text"/>
      </w:pPr>
      <w:r w:rsidRPr="007C06D4">
        <w:rPr>
          <w:b/>
        </w:rPr>
        <w:t>Data Stores</w:t>
      </w:r>
      <w:r w:rsidRPr="007C06D4">
        <w:t>: Data stores are used to persist and retrieve data during integration flows. They provide a way to store and access data between different steps or executions of an integration process.  Users can define and configure data stores and handle data operations such as reading, writing, and querying data.</w:t>
      </w:r>
    </w:p>
    <w:p w14:paraId="6FE9A3D0" w14:textId="77777777" w:rsidR="00DF31D8" w:rsidRPr="007C06D4" w:rsidRDefault="00DF31D8" w:rsidP="0024603F">
      <w:pPr>
        <w:pStyle w:val="03Text"/>
      </w:pPr>
    </w:p>
    <w:p w14:paraId="713E5C2B" w14:textId="77777777" w:rsidR="00DF31D8" w:rsidRPr="007C06D4" w:rsidRDefault="00DF31D8" w:rsidP="0024603F">
      <w:pPr>
        <w:pStyle w:val="03Text"/>
      </w:pPr>
      <w:r w:rsidRPr="007C06D4">
        <w:rPr>
          <w:b/>
        </w:rPr>
        <w:t>Variables:</w:t>
      </w:r>
      <w:r w:rsidRPr="007C06D4">
        <w:t xml:space="preserve"> Variables allow for temporary storage of data within integration flows. They are used to hold and manipulate data during the execution of an integration process. Users can define and manage variables, assign values, perform transformations, and utilize them for mapping, conditional logic, or calculations within integration flows.</w:t>
      </w:r>
    </w:p>
    <w:p w14:paraId="0062D656" w14:textId="77777777" w:rsidR="00DF31D8" w:rsidRPr="007C06D4" w:rsidRDefault="00DF31D8" w:rsidP="0024603F">
      <w:pPr>
        <w:pStyle w:val="03Text"/>
      </w:pPr>
    </w:p>
    <w:p w14:paraId="6AC54654" w14:textId="77777777" w:rsidR="00DF31D8" w:rsidRPr="007C06D4" w:rsidRDefault="00DF31D8" w:rsidP="0024603F">
      <w:pPr>
        <w:pStyle w:val="03Text"/>
      </w:pPr>
      <w:r w:rsidRPr="007C06D4">
        <w:rPr>
          <w:b/>
        </w:rPr>
        <w:t>Message Queues:</w:t>
      </w:r>
      <w:r w:rsidRPr="007C06D4">
        <w:t xml:space="preserve"> Message queues facilitate asynchronous message processing and decouple systems in distributed environments. They enable reliable messaging and ensure messages are processed in a guaranteed order. Users can create and configure message queues, define their properties, set up subscribers and publishers, and handle message retrieval and processing.</w:t>
      </w:r>
    </w:p>
    <w:p w14:paraId="2D280159" w14:textId="77777777" w:rsidR="00DF31D8" w:rsidRPr="007C06D4" w:rsidRDefault="00DF31D8" w:rsidP="0024603F">
      <w:pPr>
        <w:pStyle w:val="03Text"/>
      </w:pPr>
    </w:p>
    <w:p w14:paraId="72C88CB8" w14:textId="77777777" w:rsidR="00DF31D8" w:rsidRDefault="00DF31D8" w:rsidP="0024603F">
      <w:pPr>
        <w:pStyle w:val="03Text"/>
      </w:pPr>
      <w:r w:rsidRPr="007C06D4">
        <w:rPr>
          <w:b/>
        </w:rPr>
        <w:t>Number Ranges:</w:t>
      </w:r>
      <w:r w:rsidRPr="007C06D4">
        <w:t xml:space="preserve"> Number ranges are used to generate unique identifiers or sequential numbers for various purposes within integration flows. They are commonly utilized for generating order numbers, invoice numbers, or unique transaction IDs. Users can define and manage number ranges, set initial values, specify increment steps, and retrieve the next available number when required.</w:t>
      </w:r>
    </w:p>
    <w:p w14:paraId="02D4D67C" w14:textId="77777777" w:rsidR="005F31B7" w:rsidRDefault="005F31B7">
      <w:pPr>
        <w:rPr>
          <w:rFonts w:ascii="Arial" w:eastAsia="Arial" w:hAnsi="Arial" w:cs="Arial"/>
          <w:b/>
          <w:color w:val="004180" w:themeColor="accent3" w:themeShade="80"/>
          <w:sz w:val="36"/>
          <w:szCs w:val="36"/>
        </w:rPr>
      </w:pPr>
      <w:r>
        <w:br w:type="page"/>
      </w:r>
    </w:p>
    <w:p w14:paraId="60A11E3F" w14:textId="012BA7E6" w:rsidR="0027212A" w:rsidRDefault="056ADDB7" w:rsidP="00D32D4A">
      <w:pPr>
        <w:pStyle w:val="BHeading1numbered"/>
      </w:pPr>
      <w:bookmarkStart w:id="246" w:name="_Toc227329670"/>
      <w:r>
        <w:lastRenderedPageBreak/>
        <w:t>Alerting and Error Handling</w:t>
      </w:r>
      <w:bookmarkEnd w:id="246"/>
    </w:p>
    <w:p w14:paraId="4BB0BE98" w14:textId="16A5A3D7" w:rsidR="004E6AD3" w:rsidRPr="004E6AD3" w:rsidRDefault="004E6AD3" w:rsidP="00BF031B">
      <w:pPr>
        <w:pStyle w:val="BIndent"/>
      </w:pPr>
      <w:r>
        <w:t>Integration runtime alerting and error handling is to be processed within Cloud Integration internally</w:t>
      </w:r>
      <w:r w:rsidR="00F33A68">
        <w:t xml:space="preserve">, rather than centrally from Service Stream’s central SIEM platform (Splunk) – this is documented in </w:t>
      </w:r>
      <w:r w:rsidR="00864397">
        <w:t>JIRA Decision ETF-157.</w:t>
      </w:r>
    </w:p>
    <w:p w14:paraId="7E1235BF" w14:textId="0DC2C83D" w:rsidR="001E10EE" w:rsidRPr="001E10EE" w:rsidRDefault="001E10EE" w:rsidP="001E10EE">
      <w:pPr>
        <w:pStyle w:val="BHeading2numbered"/>
      </w:pPr>
      <w:bookmarkStart w:id="247" w:name="_Toc179987915"/>
      <w:bookmarkStart w:id="248" w:name="_Toc227329671"/>
      <w:r w:rsidRPr="007C06D4">
        <w:t>SAP Cloud Integration</w:t>
      </w:r>
      <w:bookmarkEnd w:id="247"/>
      <w:bookmarkEnd w:id="248"/>
    </w:p>
    <w:p w14:paraId="1BA4DD39" w14:textId="10397D21" w:rsidR="001E10EE" w:rsidRPr="007C06D4" w:rsidRDefault="001E10EE" w:rsidP="001E10EE">
      <w:pPr>
        <w:pStyle w:val="03Text"/>
      </w:pPr>
      <w:r w:rsidRPr="007C06D4">
        <w:t xml:space="preserve">Exception Handling is a design time process and should be adhered to on how to handle exceptions in the </w:t>
      </w:r>
      <w:r>
        <w:t>integration flow</w:t>
      </w:r>
      <w:r w:rsidRPr="007C06D4">
        <w:t xml:space="preserve">. By making use of </w:t>
      </w:r>
      <w:r w:rsidRPr="007C06D4">
        <w:rPr>
          <w:b/>
        </w:rPr>
        <w:t>exception sub-process</w:t>
      </w:r>
      <w:r w:rsidRPr="007C06D4">
        <w:t xml:space="preserve"> in </w:t>
      </w:r>
      <w:r>
        <w:t>integration flow</w:t>
      </w:r>
      <w:r w:rsidRPr="007C06D4">
        <w:t xml:space="preserve"> we can capture the exception thrown in the </w:t>
      </w:r>
      <w:r>
        <w:t>integration flow</w:t>
      </w:r>
      <w:r w:rsidRPr="007C06D4">
        <w:t xml:space="preserve"> and effectively handle by assigning next steps of action. </w:t>
      </w:r>
    </w:p>
    <w:p w14:paraId="1EC78F6D" w14:textId="01DBEC9D" w:rsidR="001E10EE" w:rsidRPr="007C06D4" w:rsidRDefault="001E10EE" w:rsidP="001E10EE">
      <w:pPr>
        <w:pStyle w:val="03Text"/>
        <w:numPr>
          <w:ilvl w:val="0"/>
          <w:numId w:val="64"/>
        </w:numPr>
      </w:pPr>
      <w:r w:rsidRPr="007C06D4">
        <w:t xml:space="preserve">Every </w:t>
      </w:r>
      <w:r>
        <w:t>integration flow</w:t>
      </w:r>
      <w:r w:rsidRPr="007C06D4">
        <w:t xml:space="preserve"> should have an exception sub-process instantiated with steps to handle exceptions clearly defined. This will ensure consistent/graceful handling of exceptions that occur.</w:t>
      </w:r>
    </w:p>
    <w:p w14:paraId="68D61985" w14:textId="77777777" w:rsidR="001E10EE" w:rsidRPr="007C06D4" w:rsidRDefault="001E10EE" w:rsidP="001E10EE">
      <w:pPr>
        <w:pStyle w:val="03Text"/>
        <w:numPr>
          <w:ilvl w:val="0"/>
          <w:numId w:val="64"/>
        </w:numPr>
      </w:pPr>
      <w:r w:rsidRPr="007C06D4">
        <w:t xml:space="preserve">If making use of Local Integration Processes, we need to define the exception sub-process separately for each Local Integration Process. </w:t>
      </w:r>
    </w:p>
    <w:p w14:paraId="789DE3BF" w14:textId="77777777" w:rsidR="001E10EE" w:rsidRPr="007C06D4" w:rsidRDefault="001E10EE" w:rsidP="001E10EE">
      <w:pPr>
        <w:pStyle w:val="03Text"/>
        <w:numPr>
          <w:ilvl w:val="0"/>
          <w:numId w:val="64"/>
        </w:numPr>
      </w:pPr>
      <w:r w:rsidRPr="007C06D4">
        <w:t xml:space="preserve">Depending on whether the Exception Subprocess in the parent integration flow ends with an End Message or an Error End event, in the exception case the integration process gets a different status during monitoring: </w:t>
      </w:r>
    </w:p>
    <w:p w14:paraId="5C370DD2" w14:textId="77777777" w:rsidR="001E10EE" w:rsidRPr="007C06D4" w:rsidRDefault="001E10EE" w:rsidP="001E10EE">
      <w:pPr>
        <w:pStyle w:val="03Text"/>
        <w:numPr>
          <w:ilvl w:val="1"/>
          <w:numId w:val="64"/>
        </w:numPr>
      </w:pPr>
      <w:r w:rsidRPr="007C06D4">
        <w:rPr>
          <w:b/>
        </w:rPr>
        <w:t>End Message event:</w:t>
      </w:r>
      <w:r w:rsidRPr="007C06D4">
        <w:t xml:space="preserve"> If an exception occurs, parent integration flow ends with status Completed, which is the preferred method for synchronous integration after the error was reported back to the sender.</w:t>
      </w:r>
    </w:p>
    <w:p w14:paraId="1AFEED3D" w14:textId="77777777" w:rsidR="008441C0" w:rsidRDefault="001E10EE" w:rsidP="008441C0">
      <w:pPr>
        <w:pStyle w:val="03Text"/>
        <w:numPr>
          <w:ilvl w:val="1"/>
          <w:numId w:val="64"/>
        </w:numPr>
      </w:pPr>
      <w:r w:rsidRPr="007C06D4">
        <w:rPr>
          <w:b/>
        </w:rPr>
        <w:t>Error End Event:</w:t>
      </w:r>
      <w:r w:rsidRPr="007C06D4">
        <w:t xml:space="preserve"> If an exception occurs, parent integration flow ends with status Failed, which is the preferred method for asynchronous integration.</w:t>
      </w:r>
    </w:p>
    <w:p w14:paraId="50431EF7" w14:textId="5B0FB5AE" w:rsidR="001E10EE" w:rsidRPr="008441C0" w:rsidRDefault="001E10EE" w:rsidP="00097732">
      <w:pPr>
        <w:pStyle w:val="03Text"/>
      </w:pPr>
      <w:r w:rsidRPr="008441C0">
        <w:rPr>
          <w:b/>
        </w:rPr>
        <w:t>Re-usable alerting process</w:t>
      </w:r>
      <w:r w:rsidRPr="008441C0">
        <w:t xml:space="preserve"> (using the Process Direct Adapter):</w:t>
      </w:r>
      <w:r w:rsidR="00097732">
        <w:t xml:space="preserve"> this subprocess is to be used across integration flows as a standard alerting mechanism.</w:t>
      </w:r>
    </w:p>
    <w:p w14:paraId="3A07D09C" w14:textId="6E377661" w:rsidR="001E10EE" w:rsidRPr="007C06D4" w:rsidRDefault="001E10EE" w:rsidP="00097732">
      <w:pPr>
        <w:pStyle w:val="03Text"/>
        <w:rPr>
          <w:sz w:val="22"/>
          <w:szCs w:val="22"/>
        </w:rPr>
      </w:pPr>
      <w:r w:rsidRPr="007C06D4">
        <w:rPr>
          <w:sz w:val="22"/>
          <w:szCs w:val="22"/>
        </w:rPr>
        <w:t xml:space="preserve">Main </w:t>
      </w:r>
      <w:r>
        <w:t>integration flow</w:t>
      </w:r>
      <w:r w:rsidRPr="007C06D4">
        <w:rPr>
          <w:sz w:val="22"/>
          <w:szCs w:val="22"/>
        </w:rPr>
        <w:t>:</w:t>
      </w:r>
    </w:p>
    <w:p w14:paraId="58DAB335" w14:textId="77777777" w:rsidR="001E10EE" w:rsidRPr="006A3535" w:rsidRDefault="001E10EE" w:rsidP="000E2FFB">
      <w:pPr>
        <w:pStyle w:val="03Text"/>
        <w:numPr>
          <w:ilvl w:val="0"/>
          <w:numId w:val="71"/>
        </w:numPr>
      </w:pPr>
      <w:r w:rsidRPr="007C06D4">
        <w:t>Set sendEmailAlert property to either Y or N</w:t>
      </w:r>
      <w:r w:rsidRPr="007C06D4">
        <w:rPr>
          <w:noProof/>
        </w:rPr>
        <w:drawing>
          <wp:inline distT="0" distB="0" distL="0" distR="0" wp14:anchorId="40705C61" wp14:editId="3194CF14">
            <wp:extent cx="4892040" cy="2059256"/>
            <wp:effectExtent l="0" t="0" r="381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44">
                      <a:extLst>
                        <a:ext uri="{28A0092B-C50C-407E-A947-70E740481C1C}">
                          <a14:useLocalDpi xmlns:a14="http://schemas.microsoft.com/office/drawing/2010/main" val="0"/>
                        </a:ext>
                      </a:extLst>
                    </a:blip>
                    <a:stretch>
                      <a:fillRect/>
                    </a:stretch>
                  </pic:blipFill>
                  <pic:spPr>
                    <a:xfrm>
                      <a:off x="0" y="0"/>
                      <a:ext cx="4892040" cy="2059256"/>
                    </a:xfrm>
                    <a:prstGeom prst="rect">
                      <a:avLst/>
                    </a:prstGeom>
                  </pic:spPr>
                </pic:pic>
              </a:graphicData>
            </a:graphic>
          </wp:inline>
        </w:drawing>
      </w:r>
    </w:p>
    <w:p w14:paraId="74E60093" w14:textId="4B71F59A" w:rsidR="00F34529" w:rsidRDefault="001E10EE" w:rsidP="00F34529">
      <w:pPr>
        <w:pStyle w:val="03Text"/>
        <w:numPr>
          <w:ilvl w:val="0"/>
          <w:numId w:val="71"/>
        </w:numPr>
        <w:rPr>
          <w:lang w:val="en-US"/>
        </w:rPr>
      </w:pPr>
      <w:r w:rsidRPr="007C06D4">
        <w:rPr>
          <w:lang w:val="en-US"/>
        </w:rPr>
        <w:t>Payload example via content modifier (add as much details as possible into emailBody</w:t>
      </w:r>
      <w:r w:rsidR="000E2FFB">
        <w:rPr>
          <w:lang w:val="en-US"/>
        </w:rPr>
        <w:t>)</w:t>
      </w:r>
      <w:r w:rsidRPr="007C06D4">
        <w:rPr>
          <w:noProof/>
        </w:rPr>
        <w:drawing>
          <wp:inline distT="0" distB="0" distL="0" distR="0" wp14:anchorId="34D903F0" wp14:editId="0478E795">
            <wp:extent cx="3943350" cy="174282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952857" cy="1747022"/>
                    </a:xfrm>
                    <a:prstGeom prst="rect">
                      <a:avLst/>
                    </a:prstGeom>
                  </pic:spPr>
                </pic:pic>
              </a:graphicData>
            </a:graphic>
          </wp:inline>
        </w:drawing>
      </w:r>
    </w:p>
    <w:p w14:paraId="71808909" w14:textId="7C3868CA" w:rsidR="00114309" w:rsidRDefault="00114309" w:rsidP="00114309">
      <w:pPr>
        <w:pStyle w:val="BHeading2numbered"/>
      </w:pPr>
      <w:ins w:id="249" w:author="William Soehendra" w:date="2026-05-06T09:29:00Z" w16du:dateUtc="2026-05-05T23:29:00Z">
        <w:r>
          <w:lastRenderedPageBreak/>
          <w:t>Business Based Exception Handling</w:t>
        </w:r>
      </w:ins>
    </w:p>
    <w:p w14:paraId="1E6FB218" w14:textId="77777777" w:rsidR="00860065" w:rsidRDefault="00860065" w:rsidP="00860065">
      <w:pPr>
        <w:pStyle w:val="03Text"/>
        <w:rPr>
          <w:ins w:id="250" w:author="William Soehendra" w:date="2026-05-06T09:33:00Z" w16du:dateUtc="2026-05-05T23:33:00Z"/>
          <w:lang w:val="en-AU"/>
        </w:rPr>
      </w:pPr>
      <w:ins w:id="251" w:author="William Soehendra" w:date="2026-05-06T09:33:00Z">
        <w:r w:rsidRPr="00860065">
          <w:rPr>
            <w:lang w:val="en-AU"/>
          </w:rPr>
          <w:t xml:space="preserve">Integration exceptions and alerts should be designed to correlate clearly to real-world business impacts, so that technical failures can be understood and prioritised in business terms such as failed or delayed Work Orders, Purchase Orders, invoices, goods movements or other critical transactions. </w:t>
        </w:r>
      </w:ins>
    </w:p>
    <w:p w14:paraId="46B7C9A0" w14:textId="77777777" w:rsidR="00860065" w:rsidRDefault="00860065" w:rsidP="00860065">
      <w:pPr>
        <w:pStyle w:val="03Text"/>
        <w:rPr>
          <w:ins w:id="252" w:author="William Soehendra" w:date="2026-05-06T09:33:00Z" w16du:dateUtc="2026-05-05T23:33:00Z"/>
          <w:lang w:val="en-AU"/>
        </w:rPr>
      </w:pPr>
      <w:ins w:id="253" w:author="William Soehendra" w:date="2026-05-06T09:33:00Z">
        <w:r w:rsidRPr="00860065">
          <w:rPr>
            <w:lang w:val="en-AU"/>
          </w:rPr>
          <w:t xml:space="preserve">At a strategy level, this means exception handling should support traceability from the integration event through to the affected business object, enabling operations and support teams to identify what has failed, who is impacted and what action is required. Where appropriate, this visibility should be surfaced through business-facing tickets, workflow tasks or notifications, and/or linked back to enterprise IT service management and finance ticketing platforms to support coordinated triage, ownership and resolution across business and technical teams. The intent is to provide end-to-end transparency and accountability for integration-related issues while aligning severity, routing and escalation to business impact. </w:t>
        </w:r>
      </w:ins>
    </w:p>
    <w:p w14:paraId="40066093" w14:textId="573FD413" w:rsidR="00114309" w:rsidRDefault="00860065" w:rsidP="0047075E">
      <w:pPr>
        <w:pStyle w:val="03Text"/>
        <w:rPr>
          <w:ins w:id="254" w:author="William Soehendra" w:date="2026-05-06T14:49:00Z" w16du:dateUtc="2026-05-06T04:49:00Z"/>
          <w:lang w:val="en-AU"/>
        </w:rPr>
      </w:pPr>
      <w:ins w:id="255" w:author="William Soehendra" w:date="2026-05-06T09:33:00Z">
        <w:r w:rsidRPr="00860065">
          <w:rPr>
            <w:lang w:val="en-AU"/>
          </w:rPr>
          <w:t>Detailed requirements for specific business-related exception handling, alerting, correlation rules, ownership and resolution processes are to be defined in the Functional Specification for each individual integration.</w:t>
        </w:r>
      </w:ins>
    </w:p>
    <w:p w14:paraId="07634424" w14:textId="61663673" w:rsidR="00DC4D7A" w:rsidRDefault="00D90D98" w:rsidP="0047075E">
      <w:pPr>
        <w:pStyle w:val="03Text"/>
      </w:pPr>
      <w:ins w:id="256" w:author="William Soehendra" w:date="2026-05-06T14:50:00Z" w16du:dateUtc="2026-05-06T04:50:00Z">
        <w:r>
          <w:rPr>
            <w:lang w:val="en-AU"/>
          </w:rPr>
          <w:t>Ongoing business escalation and exception handling, with service levels, is to be defined in the enterprise support model and incident management frameworks for Project Apollo.</w:t>
        </w:r>
      </w:ins>
    </w:p>
    <w:p w14:paraId="7E15AB04" w14:textId="77777777" w:rsidR="0047075E" w:rsidRDefault="0047075E">
      <w:pPr>
        <w:rPr>
          <w:rFonts w:ascii="Arial" w:eastAsiaTheme="minorEastAsia" w:hAnsi="Arial" w:cs="SimSun"/>
          <w:b/>
          <w:color w:val="004180" w:themeColor="accent3" w:themeShade="80"/>
          <w:sz w:val="36"/>
          <w:szCs w:val="20"/>
          <w:lang w:val="en-US" w:eastAsia="en-AU"/>
        </w:rPr>
      </w:pPr>
      <w:bookmarkStart w:id="257" w:name="_Toc227329672"/>
      <w:r>
        <w:br w:type="page"/>
      </w:r>
    </w:p>
    <w:p w14:paraId="771C370A" w14:textId="5BB306B8" w:rsidR="00F34529" w:rsidRDefault="00B22C03" w:rsidP="00B22C03">
      <w:pPr>
        <w:pStyle w:val="BHeading1numbered"/>
      </w:pPr>
      <w:r>
        <w:lastRenderedPageBreak/>
        <w:t>Integration RACI</w:t>
      </w:r>
      <w:bookmarkEnd w:id="257"/>
    </w:p>
    <w:p w14:paraId="535B24DA" w14:textId="77777777" w:rsidR="00BD4FEC" w:rsidRPr="00640C73" w:rsidRDefault="00BD4FEC" w:rsidP="00BD4FEC">
      <w:pPr>
        <w:pStyle w:val="03Text"/>
      </w:pPr>
      <w:r w:rsidRPr="00640C73">
        <w:t xml:space="preserve">For Project Apollo, the design, build, testing, deployment and maintenance of integrations will involve systems in the SAP enviornment, systems in the existing Service Stream landscape, and systems external. </w:t>
      </w:r>
    </w:p>
    <w:p w14:paraId="6AA1AA0A" w14:textId="77777777" w:rsidR="00090FB9" w:rsidRDefault="00BD4FEC" w:rsidP="00A638F6">
      <w:pPr>
        <w:pStyle w:val="03Text"/>
      </w:pPr>
      <w:r w:rsidRPr="00640C73">
        <w:t>Therefore, the below RACI matrix outlines the responsibilities and ownership of tasks.</w:t>
      </w:r>
    </w:p>
    <w:p w14:paraId="7250406F" w14:textId="77777777" w:rsidR="00BD4FEC" w:rsidRPr="00640C73" w:rsidRDefault="00BD4FEC" w:rsidP="00BD4FEC">
      <w:pPr>
        <w:pStyle w:val="03Text"/>
      </w:pPr>
    </w:p>
    <w:tbl>
      <w:tblPr>
        <w:tblW w:w="9016" w:type="dxa"/>
        <w:tblBorders>
          <w:top w:val="outset" w:sz="6" w:space="0" w:color="auto"/>
          <w:left w:val="outset" w:sz="6" w:space="0" w:color="auto"/>
          <w:bottom w:val="outset" w:sz="6" w:space="0" w:color="auto"/>
          <w:right w:val="outset" w:sz="6" w:space="0" w:color="auto"/>
        </w:tblBorders>
        <w:tblCellMar>
          <w:top w:w="11" w:type="dxa"/>
          <w:left w:w="113" w:type="dxa"/>
          <w:bottom w:w="11" w:type="dxa"/>
          <w:right w:w="113" w:type="dxa"/>
        </w:tblCellMar>
        <w:tblLook w:val="04A0" w:firstRow="1" w:lastRow="0" w:firstColumn="1" w:lastColumn="0" w:noHBand="0" w:noVBand="1"/>
      </w:tblPr>
      <w:tblGrid>
        <w:gridCol w:w="5994"/>
        <w:gridCol w:w="1152"/>
        <w:gridCol w:w="855"/>
        <w:gridCol w:w="1015"/>
      </w:tblGrid>
      <w:tr w:rsidR="00BD4FEC" w:rsidRPr="00640C73" w14:paraId="1113D6E3" w14:textId="77777777" w:rsidTr="00BD4FEC">
        <w:trPr>
          <w:trHeight w:val="300"/>
        </w:trPr>
        <w:tc>
          <w:tcPr>
            <w:tcW w:w="5994" w:type="dxa"/>
            <w:tcBorders>
              <w:top w:val="single" w:sz="4" w:space="0" w:color="auto"/>
              <w:left w:val="single" w:sz="4" w:space="0" w:color="auto"/>
              <w:bottom w:val="single" w:sz="4" w:space="0" w:color="auto"/>
              <w:right w:val="single" w:sz="4" w:space="0" w:color="auto"/>
            </w:tcBorders>
            <w:shd w:val="clear" w:color="auto" w:fill="17E09C"/>
            <w:vAlign w:val="center"/>
            <w:hideMark/>
          </w:tcPr>
          <w:p w14:paraId="57054295"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
                <w:bCs/>
                <w:sz w:val="20"/>
                <w:szCs w:val="20"/>
                <w:lang w:eastAsia="en-AU"/>
              </w:rPr>
              <w:t>Activities </w:t>
            </w:r>
            <w:r w:rsidRPr="00640C73">
              <w:rPr>
                <w:rFonts w:ascii="Arial" w:eastAsia="MS PGothic" w:hAnsi="Arial" w:cs="SimSun"/>
                <w:bCs/>
                <w:sz w:val="20"/>
                <w:szCs w:val="20"/>
                <w:lang w:eastAsia="en-AU"/>
              </w:rPr>
              <w:t> </w:t>
            </w:r>
          </w:p>
        </w:tc>
        <w:tc>
          <w:tcPr>
            <w:tcW w:w="1152" w:type="dxa"/>
            <w:tcBorders>
              <w:top w:val="single" w:sz="4" w:space="0" w:color="auto"/>
              <w:left w:val="single" w:sz="4" w:space="0" w:color="auto"/>
              <w:bottom w:val="single" w:sz="4" w:space="0" w:color="auto"/>
              <w:right w:val="single" w:sz="4" w:space="0" w:color="auto"/>
            </w:tcBorders>
            <w:shd w:val="clear" w:color="auto" w:fill="17E09C"/>
            <w:vAlign w:val="center"/>
            <w:hideMark/>
          </w:tcPr>
          <w:p w14:paraId="7FD83F1E"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
                <w:bCs/>
                <w:sz w:val="20"/>
                <w:szCs w:val="20"/>
                <w:lang w:eastAsia="en-AU"/>
              </w:rPr>
              <w:t>Service Stream</w:t>
            </w:r>
            <w:r w:rsidRPr="00640C73">
              <w:rPr>
                <w:rFonts w:ascii="Arial" w:eastAsia="MS PGothic" w:hAnsi="Arial" w:cs="SimSun"/>
                <w:bCs/>
                <w:sz w:val="20"/>
                <w:szCs w:val="20"/>
                <w:lang w:eastAsia="en-AU"/>
              </w:rPr>
              <w:t> </w:t>
            </w:r>
          </w:p>
        </w:tc>
        <w:tc>
          <w:tcPr>
            <w:tcW w:w="855" w:type="dxa"/>
            <w:tcBorders>
              <w:top w:val="single" w:sz="4" w:space="0" w:color="auto"/>
              <w:left w:val="single" w:sz="4" w:space="0" w:color="auto"/>
              <w:bottom w:val="single" w:sz="4" w:space="0" w:color="auto"/>
              <w:right w:val="single" w:sz="4" w:space="0" w:color="auto"/>
            </w:tcBorders>
            <w:shd w:val="clear" w:color="auto" w:fill="17E09C"/>
          </w:tcPr>
          <w:p w14:paraId="08490154" w14:textId="77777777" w:rsidR="00BD4FEC" w:rsidRPr="00640C73" w:rsidRDefault="00BD4FEC">
            <w:pPr>
              <w:tabs>
                <w:tab w:val="left" w:pos="1962"/>
                <w:tab w:val="left" w:pos="1964"/>
                <w:tab w:val="center" w:pos="4513"/>
              </w:tabs>
              <w:spacing w:before="60" w:after="120"/>
              <w:rPr>
                <w:rFonts w:ascii="Arial" w:eastAsia="MS PGothic" w:hAnsi="Arial" w:cs="SimSun"/>
                <w:b/>
                <w:bCs/>
                <w:sz w:val="20"/>
                <w:szCs w:val="20"/>
                <w:lang w:eastAsia="en-AU"/>
              </w:rPr>
            </w:pPr>
          </w:p>
        </w:tc>
        <w:tc>
          <w:tcPr>
            <w:tcW w:w="1015" w:type="dxa"/>
            <w:tcBorders>
              <w:top w:val="single" w:sz="4" w:space="0" w:color="auto"/>
              <w:left w:val="single" w:sz="4" w:space="0" w:color="auto"/>
              <w:bottom w:val="single" w:sz="4" w:space="0" w:color="auto"/>
              <w:right w:val="single" w:sz="4" w:space="0" w:color="auto"/>
            </w:tcBorders>
            <w:shd w:val="clear" w:color="auto" w:fill="17E09C"/>
            <w:vAlign w:val="center"/>
            <w:hideMark/>
          </w:tcPr>
          <w:p w14:paraId="25FA5ECE" w14:textId="0117C764"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
                <w:bCs/>
                <w:sz w:val="20"/>
                <w:szCs w:val="20"/>
                <w:lang w:eastAsia="en-AU"/>
              </w:rPr>
              <w:t>Deloitte</w:t>
            </w:r>
            <w:r w:rsidRPr="00640C73">
              <w:rPr>
                <w:rFonts w:ascii="Arial" w:eastAsia="MS PGothic" w:hAnsi="Arial" w:cs="SimSun"/>
                <w:bCs/>
                <w:sz w:val="20"/>
                <w:szCs w:val="20"/>
                <w:lang w:eastAsia="en-AU"/>
              </w:rPr>
              <w:t> </w:t>
            </w:r>
          </w:p>
        </w:tc>
      </w:tr>
      <w:tr w:rsidR="00BD4FEC" w:rsidRPr="00640C73" w14:paraId="42ED3690" w14:textId="77777777" w:rsidTr="00BD4FEC">
        <w:trPr>
          <w:trHeight w:val="300"/>
        </w:trPr>
        <w:tc>
          <w:tcPr>
            <w:tcW w:w="5994" w:type="dxa"/>
            <w:tcBorders>
              <w:top w:val="single" w:sz="4" w:space="0" w:color="auto"/>
              <w:left w:val="single" w:sz="4" w:space="0" w:color="auto"/>
              <w:bottom w:val="single" w:sz="4" w:space="0" w:color="auto"/>
              <w:right w:val="single" w:sz="4" w:space="0" w:color="auto"/>
            </w:tcBorders>
            <w:vAlign w:val="center"/>
            <w:hideMark/>
          </w:tcPr>
          <w:p w14:paraId="412771F8"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Advise on Service Stream Integration / Enterprise Architecture standards and guidelines  </w:t>
            </w:r>
          </w:p>
        </w:tc>
        <w:tc>
          <w:tcPr>
            <w:tcW w:w="1152" w:type="dxa"/>
            <w:tcBorders>
              <w:top w:val="single" w:sz="4" w:space="0" w:color="auto"/>
              <w:left w:val="single" w:sz="4" w:space="0" w:color="auto"/>
              <w:bottom w:val="single" w:sz="4" w:space="0" w:color="auto"/>
              <w:right w:val="single" w:sz="4" w:space="0" w:color="auto"/>
            </w:tcBorders>
            <w:vAlign w:val="center"/>
            <w:hideMark/>
          </w:tcPr>
          <w:p w14:paraId="214C1714"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RA </w:t>
            </w:r>
          </w:p>
        </w:tc>
        <w:tc>
          <w:tcPr>
            <w:tcW w:w="855" w:type="dxa"/>
            <w:tcBorders>
              <w:top w:val="single" w:sz="4" w:space="0" w:color="auto"/>
              <w:left w:val="single" w:sz="4" w:space="0" w:color="auto"/>
              <w:bottom w:val="single" w:sz="4" w:space="0" w:color="auto"/>
              <w:right w:val="single" w:sz="4" w:space="0" w:color="auto"/>
            </w:tcBorders>
          </w:tcPr>
          <w:p w14:paraId="31751222"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p>
        </w:tc>
        <w:tc>
          <w:tcPr>
            <w:tcW w:w="1015" w:type="dxa"/>
            <w:tcBorders>
              <w:top w:val="single" w:sz="4" w:space="0" w:color="auto"/>
              <w:left w:val="single" w:sz="4" w:space="0" w:color="auto"/>
              <w:bottom w:val="single" w:sz="4" w:space="0" w:color="auto"/>
              <w:right w:val="single" w:sz="4" w:space="0" w:color="auto"/>
            </w:tcBorders>
            <w:vAlign w:val="center"/>
            <w:hideMark/>
          </w:tcPr>
          <w:p w14:paraId="7F1E27E3" w14:textId="03FD8F74"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CI </w:t>
            </w:r>
          </w:p>
        </w:tc>
      </w:tr>
      <w:tr w:rsidR="00BD4FEC" w:rsidRPr="00640C73" w14:paraId="6A1FBC74" w14:textId="77777777" w:rsidTr="00BD4FEC">
        <w:trPr>
          <w:trHeight w:val="300"/>
        </w:trPr>
        <w:tc>
          <w:tcPr>
            <w:tcW w:w="5994" w:type="dxa"/>
            <w:tcBorders>
              <w:top w:val="single" w:sz="4" w:space="0" w:color="auto"/>
              <w:left w:val="single" w:sz="4" w:space="0" w:color="auto"/>
              <w:bottom w:val="single" w:sz="4" w:space="0" w:color="auto"/>
              <w:right w:val="single" w:sz="4" w:space="0" w:color="auto"/>
            </w:tcBorders>
            <w:vAlign w:val="center"/>
            <w:hideMark/>
          </w:tcPr>
          <w:p w14:paraId="2152F8F9"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Legacy system impact assessment </w:t>
            </w:r>
          </w:p>
        </w:tc>
        <w:tc>
          <w:tcPr>
            <w:tcW w:w="1152" w:type="dxa"/>
            <w:tcBorders>
              <w:top w:val="single" w:sz="4" w:space="0" w:color="auto"/>
              <w:left w:val="single" w:sz="4" w:space="0" w:color="auto"/>
              <w:bottom w:val="single" w:sz="4" w:space="0" w:color="auto"/>
              <w:right w:val="single" w:sz="4" w:space="0" w:color="auto"/>
            </w:tcBorders>
            <w:vAlign w:val="center"/>
            <w:hideMark/>
          </w:tcPr>
          <w:p w14:paraId="072626F3"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RA </w:t>
            </w:r>
          </w:p>
        </w:tc>
        <w:tc>
          <w:tcPr>
            <w:tcW w:w="855" w:type="dxa"/>
            <w:tcBorders>
              <w:top w:val="single" w:sz="4" w:space="0" w:color="auto"/>
              <w:left w:val="single" w:sz="4" w:space="0" w:color="auto"/>
              <w:bottom w:val="single" w:sz="4" w:space="0" w:color="auto"/>
              <w:right w:val="single" w:sz="4" w:space="0" w:color="auto"/>
            </w:tcBorders>
          </w:tcPr>
          <w:p w14:paraId="13E2C18E"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p>
        </w:tc>
        <w:tc>
          <w:tcPr>
            <w:tcW w:w="1015" w:type="dxa"/>
            <w:tcBorders>
              <w:top w:val="single" w:sz="4" w:space="0" w:color="auto"/>
              <w:left w:val="single" w:sz="4" w:space="0" w:color="auto"/>
              <w:bottom w:val="single" w:sz="4" w:space="0" w:color="auto"/>
              <w:right w:val="single" w:sz="4" w:space="0" w:color="auto"/>
            </w:tcBorders>
            <w:vAlign w:val="center"/>
            <w:hideMark/>
          </w:tcPr>
          <w:p w14:paraId="5DB0FE7C" w14:textId="6147A070"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CI </w:t>
            </w:r>
          </w:p>
        </w:tc>
      </w:tr>
      <w:tr w:rsidR="00BD4FEC" w:rsidRPr="00640C73" w14:paraId="7953495D" w14:textId="77777777" w:rsidTr="00BD4FEC">
        <w:trPr>
          <w:trHeight w:val="300"/>
        </w:trPr>
        <w:tc>
          <w:tcPr>
            <w:tcW w:w="5994" w:type="dxa"/>
            <w:tcBorders>
              <w:top w:val="single" w:sz="4" w:space="0" w:color="auto"/>
              <w:left w:val="single" w:sz="4" w:space="0" w:color="auto"/>
              <w:bottom w:val="single" w:sz="4" w:space="0" w:color="auto"/>
              <w:right w:val="single" w:sz="4" w:space="0" w:color="auto"/>
            </w:tcBorders>
            <w:vAlign w:val="center"/>
            <w:hideMark/>
          </w:tcPr>
          <w:p w14:paraId="5E8D8D13"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Legacy system design / build activities (if required) </w:t>
            </w:r>
          </w:p>
        </w:tc>
        <w:tc>
          <w:tcPr>
            <w:tcW w:w="1152" w:type="dxa"/>
            <w:tcBorders>
              <w:top w:val="single" w:sz="4" w:space="0" w:color="auto"/>
              <w:left w:val="single" w:sz="4" w:space="0" w:color="auto"/>
              <w:bottom w:val="single" w:sz="4" w:space="0" w:color="auto"/>
              <w:right w:val="single" w:sz="4" w:space="0" w:color="auto"/>
            </w:tcBorders>
            <w:vAlign w:val="center"/>
            <w:hideMark/>
          </w:tcPr>
          <w:p w14:paraId="7769F10F"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RA </w:t>
            </w:r>
          </w:p>
        </w:tc>
        <w:tc>
          <w:tcPr>
            <w:tcW w:w="855" w:type="dxa"/>
            <w:tcBorders>
              <w:top w:val="single" w:sz="4" w:space="0" w:color="auto"/>
              <w:left w:val="single" w:sz="4" w:space="0" w:color="auto"/>
              <w:bottom w:val="single" w:sz="4" w:space="0" w:color="auto"/>
              <w:right w:val="single" w:sz="4" w:space="0" w:color="auto"/>
            </w:tcBorders>
          </w:tcPr>
          <w:p w14:paraId="7EEE801D"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p>
        </w:tc>
        <w:tc>
          <w:tcPr>
            <w:tcW w:w="1015" w:type="dxa"/>
            <w:tcBorders>
              <w:top w:val="single" w:sz="4" w:space="0" w:color="auto"/>
              <w:left w:val="single" w:sz="4" w:space="0" w:color="auto"/>
              <w:bottom w:val="single" w:sz="4" w:space="0" w:color="auto"/>
              <w:right w:val="single" w:sz="4" w:space="0" w:color="auto"/>
            </w:tcBorders>
            <w:vAlign w:val="center"/>
            <w:hideMark/>
          </w:tcPr>
          <w:p w14:paraId="3651C084" w14:textId="5FF96D99"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CI </w:t>
            </w:r>
          </w:p>
        </w:tc>
      </w:tr>
      <w:tr w:rsidR="00BD4FEC" w:rsidRPr="00640C73" w14:paraId="6FCD9022" w14:textId="77777777" w:rsidTr="00BD4FEC">
        <w:trPr>
          <w:trHeight w:val="300"/>
        </w:trPr>
        <w:tc>
          <w:tcPr>
            <w:tcW w:w="5994" w:type="dxa"/>
            <w:tcBorders>
              <w:top w:val="single" w:sz="4" w:space="0" w:color="auto"/>
              <w:left w:val="single" w:sz="4" w:space="0" w:color="auto"/>
              <w:bottom w:val="single" w:sz="4" w:space="0" w:color="auto"/>
              <w:right w:val="single" w:sz="4" w:space="0" w:color="auto"/>
            </w:tcBorders>
            <w:vAlign w:val="center"/>
            <w:hideMark/>
          </w:tcPr>
          <w:p w14:paraId="0B326495"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Design, Build, Test and Deploy SAP Integration Layer build from SAP to Middleware, for above scoped integrations </w:t>
            </w:r>
          </w:p>
        </w:tc>
        <w:tc>
          <w:tcPr>
            <w:tcW w:w="1152" w:type="dxa"/>
            <w:tcBorders>
              <w:top w:val="single" w:sz="4" w:space="0" w:color="auto"/>
              <w:left w:val="single" w:sz="4" w:space="0" w:color="auto"/>
              <w:bottom w:val="single" w:sz="4" w:space="0" w:color="auto"/>
              <w:right w:val="single" w:sz="4" w:space="0" w:color="auto"/>
            </w:tcBorders>
            <w:vAlign w:val="center"/>
            <w:hideMark/>
          </w:tcPr>
          <w:p w14:paraId="27495BE8"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CI </w:t>
            </w:r>
          </w:p>
        </w:tc>
        <w:tc>
          <w:tcPr>
            <w:tcW w:w="855" w:type="dxa"/>
            <w:tcBorders>
              <w:top w:val="single" w:sz="4" w:space="0" w:color="auto"/>
              <w:left w:val="single" w:sz="4" w:space="0" w:color="auto"/>
              <w:bottom w:val="single" w:sz="4" w:space="0" w:color="auto"/>
              <w:right w:val="single" w:sz="4" w:space="0" w:color="auto"/>
            </w:tcBorders>
          </w:tcPr>
          <w:p w14:paraId="6F46C1D8"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p>
        </w:tc>
        <w:tc>
          <w:tcPr>
            <w:tcW w:w="1015" w:type="dxa"/>
            <w:tcBorders>
              <w:top w:val="single" w:sz="4" w:space="0" w:color="auto"/>
              <w:left w:val="single" w:sz="4" w:space="0" w:color="auto"/>
              <w:bottom w:val="single" w:sz="4" w:space="0" w:color="auto"/>
              <w:right w:val="single" w:sz="4" w:space="0" w:color="auto"/>
            </w:tcBorders>
            <w:vAlign w:val="center"/>
            <w:hideMark/>
          </w:tcPr>
          <w:p w14:paraId="44579A77" w14:textId="0848E35B"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RA </w:t>
            </w:r>
          </w:p>
        </w:tc>
      </w:tr>
      <w:tr w:rsidR="00BD4FEC" w:rsidRPr="00640C73" w14:paraId="2444EB01" w14:textId="77777777" w:rsidTr="00BD4FEC">
        <w:trPr>
          <w:trHeight w:val="300"/>
        </w:trPr>
        <w:tc>
          <w:tcPr>
            <w:tcW w:w="5994" w:type="dxa"/>
            <w:tcBorders>
              <w:top w:val="single" w:sz="4" w:space="0" w:color="auto"/>
              <w:left w:val="single" w:sz="4" w:space="0" w:color="auto"/>
              <w:bottom w:val="single" w:sz="4" w:space="0" w:color="auto"/>
              <w:right w:val="single" w:sz="4" w:space="0" w:color="auto"/>
            </w:tcBorders>
            <w:vAlign w:val="center"/>
            <w:hideMark/>
          </w:tcPr>
          <w:p w14:paraId="3C1F5E70"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Design, Build, Test and Deploy SAP Integration Layer build from Middleware to Third Party / BAU System, for above scoped integrations </w:t>
            </w:r>
          </w:p>
        </w:tc>
        <w:tc>
          <w:tcPr>
            <w:tcW w:w="1152" w:type="dxa"/>
            <w:tcBorders>
              <w:top w:val="single" w:sz="4" w:space="0" w:color="auto"/>
              <w:left w:val="single" w:sz="4" w:space="0" w:color="auto"/>
              <w:bottom w:val="single" w:sz="4" w:space="0" w:color="auto"/>
              <w:right w:val="single" w:sz="4" w:space="0" w:color="auto"/>
            </w:tcBorders>
            <w:vAlign w:val="center"/>
            <w:hideMark/>
          </w:tcPr>
          <w:p w14:paraId="1A76D2B8"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RA </w:t>
            </w:r>
          </w:p>
        </w:tc>
        <w:tc>
          <w:tcPr>
            <w:tcW w:w="855" w:type="dxa"/>
            <w:tcBorders>
              <w:top w:val="single" w:sz="4" w:space="0" w:color="auto"/>
              <w:left w:val="single" w:sz="4" w:space="0" w:color="auto"/>
              <w:bottom w:val="single" w:sz="4" w:space="0" w:color="auto"/>
              <w:right w:val="single" w:sz="4" w:space="0" w:color="auto"/>
            </w:tcBorders>
          </w:tcPr>
          <w:p w14:paraId="15FDD0C4"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p>
        </w:tc>
        <w:tc>
          <w:tcPr>
            <w:tcW w:w="1015" w:type="dxa"/>
            <w:tcBorders>
              <w:top w:val="single" w:sz="4" w:space="0" w:color="auto"/>
              <w:left w:val="single" w:sz="4" w:space="0" w:color="auto"/>
              <w:bottom w:val="single" w:sz="4" w:space="0" w:color="auto"/>
              <w:right w:val="single" w:sz="4" w:space="0" w:color="auto"/>
            </w:tcBorders>
            <w:vAlign w:val="center"/>
            <w:hideMark/>
          </w:tcPr>
          <w:p w14:paraId="5B7EA320" w14:textId="24922763"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CI </w:t>
            </w:r>
          </w:p>
        </w:tc>
      </w:tr>
      <w:tr w:rsidR="00BD4FEC" w:rsidRPr="00640C73" w14:paraId="6983796D" w14:textId="77777777" w:rsidTr="00BD4FEC">
        <w:trPr>
          <w:trHeight w:val="300"/>
        </w:trPr>
        <w:tc>
          <w:tcPr>
            <w:tcW w:w="5994" w:type="dxa"/>
            <w:tcBorders>
              <w:top w:val="single" w:sz="4" w:space="0" w:color="auto"/>
              <w:left w:val="single" w:sz="4" w:space="0" w:color="auto"/>
              <w:bottom w:val="single" w:sz="4" w:space="0" w:color="auto"/>
              <w:right w:val="single" w:sz="4" w:space="0" w:color="auto"/>
            </w:tcBorders>
            <w:vAlign w:val="center"/>
            <w:hideMark/>
          </w:tcPr>
          <w:p w14:paraId="02F839D1"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Manual activities associated with interim states related to the upload / download / transfer of data between S/4HANA and legacy systems </w:t>
            </w:r>
          </w:p>
        </w:tc>
        <w:tc>
          <w:tcPr>
            <w:tcW w:w="1152" w:type="dxa"/>
            <w:tcBorders>
              <w:top w:val="single" w:sz="4" w:space="0" w:color="auto"/>
              <w:left w:val="single" w:sz="4" w:space="0" w:color="auto"/>
              <w:bottom w:val="single" w:sz="4" w:space="0" w:color="auto"/>
              <w:right w:val="single" w:sz="4" w:space="0" w:color="auto"/>
            </w:tcBorders>
            <w:vAlign w:val="center"/>
            <w:hideMark/>
          </w:tcPr>
          <w:p w14:paraId="07CEC01A"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RA </w:t>
            </w:r>
          </w:p>
        </w:tc>
        <w:tc>
          <w:tcPr>
            <w:tcW w:w="855" w:type="dxa"/>
            <w:tcBorders>
              <w:top w:val="single" w:sz="4" w:space="0" w:color="auto"/>
              <w:left w:val="single" w:sz="4" w:space="0" w:color="auto"/>
              <w:bottom w:val="single" w:sz="4" w:space="0" w:color="auto"/>
              <w:right w:val="single" w:sz="4" w:space="0" w:color="auto"/>
            </w:tcBorders>
          </w:tcPr>
          <w:p w14:paraId="502C176E"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p>
        </w:tc>
        <w:tc>
          <w:tcPr>
            <w:tcW w:w="1015" w:type="dxa"/>
            <w:tcBorders>
              <w:top w:val="single" w:sz="4" w:space="0" w:color="auto"/>
              <w:left w:val="single" w:sz="4" w:space="0" w:color="auto"/>
              <w:bottom w:val="single" w:sz="4" w:space="0" w:color="auto"/>
              <w:right w:val="single" w:sz="4" w:space="0" w:color="auto"/>
            </w:tcBorders>
            <w:vAlign w:val="center"/>
            <w:hideMark/>
          </w:tcPr>
          <w:p w14:paraId="21AC4944" w14:textId="5CEB7674"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CI </w:t>
            </w:r>
          </w:p>
        </w:tc>
      </w:tr>
      <w:tr w:rsidR="00BD4FEC" w:rsidRPr="00640C73" w14:paraId="07777890" w14:textId="77777777" w:rsidTr="00BD4FEC">
        <w:trPr>
          <w:trHeight w:val="300"/>
        </w:trPr>
        <w:tc>
          <w:tcPr>
            <w:tcW w:w="5994" w:type="dxa"/>
            <w:tcBorders>
              <w:top w:val="single" w:sz="4" w:space="0" w:color="auto"/>
              <w:left w:val="single" w:sz="4" w:space="0" w:color="auto"/>
              <w:bottom w:val="single" w:sz="4" w:space="0" w:color="auto"/>
              <w:right w:val="single" w:sz="4" w:space="0" w:color="auto"/>
            </w:tcBorders>
            <w:vAlign w:val="center"/>
            <w:hideMark/>
          </w:tcPr>
          <w:p w14:paraId="73D64357"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Maintenance of interim state mapping tables from end of Foundational Go Live hypercare onwards </w:t>
            </w:r>
          </w:p>
        </w:tc>
        <w:tc>
          <w:tcPr>
            <w:tcW w:w="1152" w:type="dxa"/>
            <w:tcBorders>
              <w:top w:val="single" w:sz="4" w:space="0" w:color="auto"/>
              <w:left w:val="single" w:sz="4" w:space="0" w:color="auto"/>
              <w:bottom w:val="single" w:sz="4" w:space="0" w:color="auto"/>
              <w:right w:val="single" w:sz="4" w:space="0" w:color="auto"/>
            </w:tcBorders>
            <w:vAlign w:val="center"/>
            <w:hideMark/>
          </w:tcPr>
          <w:p w14:paraId="7DE268F9"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RA </w:t>
            </w:r>
          </w:p>
        </w:tc>
        <w:tc>
          <w:tcPr>
            <w:tcW w:w="855" w:type="dxa"/>
            <w:tcBorders>
              <w:top w:val="single" w:sz="4" w:space="0" w:color="auto"/>
              <w:left w:val="single" w:sz="4" w:space="0" w:color="auto"/>
              <w:bottom w:val="single" w:sz="4" w:space="0" w:color="auto"/>
              <w:right w:val="single" w:sz="4" w:space="0" w:color="auto"/>
            </w:tcBorders>
          </w:tcPr>
          <w:p w14:paraId="364CE739"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p>
        </w:tc>
        <w:tc>
          <w:tcPr>
            <w:tcW w:w="1015" w:type="dxa"/>
            <w:tcBorders>
              <w:top w:val="single" w:sz="4" w:space="0" w:color="auto"/>
              <w:left w:val="single" w:sz="4" w:space="0" w:color="auto"/>
              <w:bottom w:val="single" w:sz="4" w:space="0" w:color="auto"/>
              <w:right w:val="single" w:sz="4" w:space="0" w:color="auto"/>
            </w:tcBorders>
            <w:vAlign w:val="center"/>
            <w:hideMark/>
          </w:tcPr>
          <w:p w14:paraId="71E208C6" w14:textId="19142E9C"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CI </w:t>
            </w:r>
          </w:p>
        </w:tc>
      </w:tr>
      <w:tr w:rsidR="00BD4FEC" w:rsidRPr="00640C73" w14:paraId="16E4A4DF" w14:textId="77777777" w:rsidTr="00BD4FEC">
        <w:trPr>
          <w:trHeight w:val="300"/>
        </w:trPr>
        <w:tc>
          <w:tcPr>
            <w:tcW w:w="5994" w:type="dxa"/>
            <w:tcBorders>
              <w:top w:val="single" w:sz="4" w:space="0" w:color="auto"/>
              <w:left w:val="single" w:sz="4" w:space="0" w:color="auto"/>
              <w:bottom w:val="single" w:sz="4" w:space="0" w:color="auto"/>
              <w:right w:val="single" w:sz="4" w:space="0" w:color="auto"/>
            </w:tcBorders>
            <w:vAlign w:val="center"/>
            <w:hideMark/>
          </w:tcPr>
          <w:p w14:paraId="0D58DDB2"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Enablement of APIs and File-generation (and necessary modifications, if required) on source systems </w:t>
            </w:r>
          </w:p>
        </w:tc>
        <w:tc>
          <w:tcPr>
            <w:tcW w:w="1152" w:type="dxa"/>
            <w:tcBorders>
              <w:top w:val="single" w:sz="4" w:space="0" w:color="auto"/>
              <w:left w:val="single" w:sz="4" w:space="0" w:color="auto"/>
              <w:bottom w:val="single" w:sz="4" w:space="0" w:color="auto"/>
              <w:right w:val="single" w:sz="4" w:space="0" w:color="auto"/>
            </w:tcBorders>
            <w:vAlign w:val="center"/>
            <w:hideMark/>
          </w:tcPr>
          <w:p w14:paraId="253D9DAE"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RA </w:t>
            </w:r>
          </w:p>
        </w:tc>
        <w:tc>
          <w:tcPr>
            <w:tcW w:w="855" w:type="dxa"/>
            <w:tcBorders>
              <w:top w:val="single" w:sz="4" w:space="0" w:color="auto"/>
              <w:left w:val="single" w:sz="4" w:space="0" w:color="auto"/>
              <w:bottom w:val="single" w:sz="4" w:space="0" w:color="auto"/>
              <w:right w:val="single" w:sz="4" w:space="0" w:color="auto"/>
            </w:tcBorders>
          </w:tcPr>
          <w:p w14:paraId="4DE10CE4"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p>
        </w:tc>
        <w:tc>
          <w:tcPr>
            <w:tcW w:w="1015" w:type="dxa"/>
            <w:tcBorders>
              <w:top w:val="single" w:sz="4" w:space="0" w:color="auto"/>
              <w:left w:val="single" w:sz="4" w:space="0" w:color="auto"/>
              <w:bottom w:val="single" w:sz="4" w:space="0" w:color="auto"/>
              <w:right w:val="single" w:sz="4" w:space="0" w:color="auto"/>
            </w:tcBorders>
            <w:vAlign w:val="center"/>
            <w:hideMark/>
          </w:tcPr>
          <w:p w14:paraId="47D6CF89" w14:textId="48966D04"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CI </w:t>
            </w:r>
          </w:p>
        </w:tc>
      </w:tr>
    </w:tbl>
    <w:p w14:paraId="64E6BBC7" w14:textId="77777777" w:rsidR="00BD4FEC" w:rsidRDefault="00BD4FEC" w:rsidP="00A638F6">
      <w:pPr>
        <w:pStyle w:val="03Text"/>
      </w:pPr>
    </w:p>
    <w:p w14:paraId="3F53C0FE" w14:textId="44C8B670" w:rsidR="00BD4FEC" w:rsidRPr="00640C73" w:rsidRDefault="00BD4FEC" w:rsidP="00BD4FEC">
      <w:pPr>
        <w:pStyle w:val="03Text"/>
      </w:pPr>
      <w:r w:rsidRPr="00640C73">
        <w:t>No interim-state interface design or development is in the scope of this project. Any manual processes required to support interim or transitional states including their design, execution, and operation will be the responsibility of Service Stream. Deloitte will provide the following support for the interim state: </w:t>
      </w:r>
    </w:p>
    <w:tbl>
      <w:tblPr>
        <w:tblW w:w="0" w:type="dxa"/>
        <w:tblBorders>
          <w:top w:val="outset" w:sz="6" w:space="0" w:color="auto"/>
          <w:left w:val="outset" w:sz="6" w:space="0" w:color="auto"/>
          <w:bottom w:val="outset" w:sz="6" w:space="0" w:color="auto"/>
          <w:right w:val="outset" w:sz="6" w:space="0" w:color="auto"/>
        </w:tblBorders>
        <w:tblCellMar>
          <w:top w:w="11" w:type="dxa"/>
          <w:left w:w="113" w:type="dxa"/>
          <w:bottom w:w="11" w:type="dxa"/>
          <w:right w:w="113" w:type="dxa"/>
        </w:tblCellMar>
        <w:tblLook w:val="04A0" w:firstRow="1" w:lastRow="0" w:firstColumn="1" w:lastColumn="0" w:noHBand="0" w:noVBand="1"/>
      </w:tblPr>
      <w:tblGrid>
        <w:gridCol w:w="1604"/>
        <w:gridCol w:w="7412"/>
      </w:tblGrid>
      <w:tr w:rsidR="00BD4FEC" w:rsidRPr="00640C73" w14:paraId="68D5B011" w14:textId="77777777">
        <w:trPr>
          <w:trHeight w:val="300"/>
        </w:trPr>
        <w:tc>
          <w:tcPr>
            <w:tcW w:w="1695" w:type="dxa"/>
            <w:tcBorders>
              <w:top w:val="single" w:sz="4" w:space="0" w:color="auto"/>
              <w:left w:val="single" w:sz="4" w:space="0" w:color="auto"/>
              <w:bottom w:val="single" w:sz="4" w:space="0" w:color="auto"/>
              <w:right w:val="single" w:sz="4" w:space="0" w:color="auto"/>
            </w:tcBorders>
            <w:shd w:val="clear" w:color="auto" w:fill="17E09C"/>
            <w:vAlign w:val="center"/>
            <w:hideMark/>
          </w:tcPr>
          <w:p w14:paraId="7501FEA5"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
                <w:bCs/>
                <w:sz w:val="20"/>
                <w:szCs w:val="20"/>
                <w:lang w:eastAsia="en-AU"/>
              </w:rPr>
              <w:t>Phase</w:t>
            </w:r>
            <w:r w:rsidRPr="00640C73">
              <w:rPr>
                <w:rFonts w:ascii="Arial" w:eastAsia="MS PGothic" w:hAnsi="Arial" w:cs="SimSun"/>
                <w:bCs/>
                <w:sz w:val="20"/>
                <w:szCs w:val="20"/>
                <w:lang w:eastAsia="en-AU"/>
              </w:rPr>
              <w:t> </w:t>
            </w:r>
          </w:p>
        </w:tc>
        <w:tc>
          <w:tcPr>
            <w:tcW w:w="8040" w:type="dxa"/>
            <w:tcBorders>
              <w:top w:val="single" w:sz="4" w:space="0" w:color="auto"/>
              <w:left w:val="single" w:sz="4" w:space="0" w:color="auto"/>
              <w:bottom w:val="single" w:sz="4" w:space="0" w:color="auto"/>
              <w:right w:val="single" w:sz="4" w:space="0" w:color="auto"/>
            </w:tcBorders>
            <w:shd w:val="clear" w:color="auto" w:fill="17E09C"/>
            <w:vAlign w:val="center"/>
            <w:hideMark/>
          </w:tcPr>
          <w:p w14:paraId="6892F534"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
                <w:bCs/>
                <w:sz w:val="20"/>
                <w:szCs w:val="20"/>
                <w:lang w:eastAsia="en-AU"/>
              </w:rPr>
              <w:t>Activities</w:t>
            </w:r>
            <w:r w:rsidRPr="00640C73">
              <w:rPr>
                <w:rFonts w:ascii="Arial" w:eastAsia="MS PGothic" w:hAnsi="Arial" w:cs="SimSun"/>
                <w:bCs/>
                <w:sz w:val="20"/>
                <w:szCs w:val="20"/>
                <w:lang w:eastAsia="en-AU"/>
              </w:rPr>
              <w:t> </w:t>
            </w:r>
          </w:p>
        </w:tc>
      </w:tr>
      <w:tr w:rsidR="00BD4FEC" w:rsidRPr="00640C73" w14:paraId="7017CC3B" w14:textId="77777777">
        <w:trPr>
          <w:trHeight w:val="300"/>
        </w:trPr>
        <w:tc>
          <w:tcPr>
            <w:tcW w:w="1695" w:type="dxa"/>
            <w:tcBorders>
              <w:top w:val="single" w:sz="4" w:space="0" w:color="auto"/>
              <w:left w:val="single" w:sz="4" w:space="0" w:color="auto"/>
              <w:bottom w:val="single" w:sz="4" w:space="0" w:color="auto"/>
              <w:right w:val="single" w:sz="4" w:space="0" w:color="auto"/>
            </w:tcBorders>
            <w:vAlign w:val="center"/>
            <w:hideMark/>
          </w:tcPr>
          <w:p w14:paraId="68D076C2"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Explore </w:t>
            </w:r>
          </w:p>
        </w:tc>
        <w:tc>
          <w:tcPr>
            <w:tcW w:w="8040" w:type="dxa"/>
            <w:tcBorders>
              <w:top w:val="single" w:sz="4" w:space="0" w:color="auto"/>
              <w:left w:val="single" w:sz="4" w:space="0" w:color="auto"/>
              <w:bottom w:val="single" w:sz="4" w:space="0" w:color="auto"/>
              <w:right w:val="single" w:sz="4" w:space="0" w:color="auto"/>
            </w:tcBorders>
            <w:hideMark/>
          </w:tcPr>
          <w:p w14:paraId="2068D09D"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Document interim key process flows (to level 2), control points and risks and controls. In Detailed Design Documents. Signavio Business Processes for interim states will not be delivered unless minor adjustments are required and feasible to be delivered. </w:t>
            </w:r>
          </w:p>
        </w:tc>
      </w:tr>
      <w:tr w:rsidR="00BD4FEC" w:rsidRPr="00640C73" w14:paraId="76B19CB1" w14:textId="77777777">
        <w:trPr>
          <w:trHeight w:val="300"/>
        </w:trPr>
        <w:tc>
          <w:tcPr>
            <w:tcW w:w="1695" w:type="dxa"/>
            <w:tcBorders>
              <w:top w:val="single" w:sz="4" w:space="0" w:color="auto"/>
              <w:left w:val="single" w:sz="4" w:space="0" w:color="auto"/>
              <w:bottom w:val="single" w:sz="4" w:space="0" w:color="auto"/>
              <w:right w:val="single" w:sz="4" w:space="0" w:color="auto"/>
            </w:tcBorders>
            <w:vAlign w:val="center"/>
            <w:hideMark/>
          </w:tcPr>
          <w:p w14:paraId="5C02F249"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Realise Build </w:t>
            </w:r>
          </w:p>
        </w:tc>
        <w:tc>
          <w:tcPr>
            <w:tcW w:w="8040" w:type="dxa"/>
            <w:tcBorders>
              <w:top w:val="single" w:sz="4" w:space="0" w:color="auto"/>
              <w:left w:val="single" w:sz="4" w:space="0" w:color="auto"/>
              <w:bottom w:val="single" w:sz="4" w:space="0" w:color="auto"/>
              <w:right w:val="single" w:sz="4" w:space="0" w:color="auto"/>
            </w:tcBorders>
            <w:hideMark/>
          </w:tcPr>
          <w:p w14:paraId="7815C849"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Build of up to 3 mapping tables to support interim state Master Data alignment. </w:t>
            </w:r>
          </w:p>
        </w:tc>
      </w:tr>
      <w:tr w:rsidR="00BD4FEC" w:rsidRPr="00640C73" w14:paraId="224039D5" w14:textId="77777777">
        <w:trPr>
          <w:trHeight w:val="300"/>
        </w:trPr>
        <w:tc>
          <w:tcPr>
            <w:tcW w:w="1695" w:type="dxa"/>
            <w:tcBorders>
              <w:top w:val="single" w:sz="4" w:space="0" w:color="auto"/>
              <w:left w:val="single" w:sz="4" w:space="0" w:color="auto"/>
              <w:bottom w:val="single" w:sz="4" w:space="0" w:color="auto"/>
              <w:right w:val="single" w:sz="4" w:space="0" w:color="auto"/>
            </w:tcBorders>
            <w:vAlign w:val="center"/>
            <w:hideMark/>
          </w:tcPr>
          <w:p w14:paraId="16D51C07"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Realise Test </w:t>
            </w:r>
          </w:p>
        </w:tc>
        <w:tc>
          <w:tcPr>
            <w:tcW w:w="8040" w:type="dxa"/>
            <w:tcBorders>
              <w:top w:val="single" w:sz="4" w:space="0" w:color="auto"/>
              <w:left w:val="single" w:sz="4" w:space="0" w:color="auto"/>
              <w:bottom w:val="single" w:sz="4" w:space="0" w:color="auto"/>
              <w:right w:val="single" w:sz="4" w:space="0" w:color="auto"/>
            </w:tcBorders>
            <w:hideMark/>
          </w:tcPr>
          <w:p w14:paraId="08A0F769"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Control points for SAP related interim states defined in Design Documents will be included in test scripts. </w:t>
            </w:r>
          </w:p>
        </w:tc>
      </w:tr>
      <w:tr w:rsidR="00BD4FEC" w:rsidRPr="00640C73" w14:paraId="554AE1DE" w14:textId="77777777">
        <w:trPr>
          <w:trHeight w:val="300"/>
        </w:trPr>
        <w:tc>
          <w:tcPr>
            <w:tcW w:w="1695" w:type="dxa"/>
            <w:tcBorders>
              <w:top w:val="single" w:sz="4" w:space="0" w:color="auto"/>
              <w:left w:val="single" w:sz="4" w:space="0" w:color="auto"/>
              <w:bottom w:val="single" w:sz="4" w:space="0" w:color="auto"/>
              <w:right w:val="single" w:sz="4" w:space="0" w:color="auto"/>
            </w:tcBorders>
            <w:vAlign w:val="center"/>
            <w:hideMark/>
          </w:tcPr>
          <w:p w14:paraId="14F76D2F"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Run </w:t>
            </w:r>
          </w:p>
        </w:tc>
        <w:tc>
          <w:tcPr>
            <w:tcW w:w="8040" w:type="dxa"/>
            <w:tcBorders>
              <w:top w:val="single" w:sz="4" w:space="0" w:color="auto"/>
              <w:left w:val="single" w:sz="4" w:space="0" w:color="auto"/>
              <w:bottom w:val="single" w:sz="4" w:space="0" w:color="auto"/>
              <w:right w:val="single" w:sz="4" w:space="0" w:color="auto"/>
            </w:tcBorders>
            <w:hideMark/>
          </w:tcPr>
          <w:p w14:paraId="73245E84" w14:textId="77777777"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sidRPr="00640C73">
              <w:rPr>
                <w:rFonts w:ascii="Arial" w:eastAsia="MS PGothic" w:hAnsi="Arial" w:cs="SimSun"/>
                <w:bCs/>
                <w:sz w:val="20"/>
                <w:szCs w:val="20"/>
                <w:lang w:eastAsia="en-AU"/>
              </w:rPr>
              <w:t>General support for manual uploads/downloads in S/4HANA related to the interim state will be provided during hypercare but performed by Service Stream. </w:t>
            </w:r>
          </w:p>
        </w:tc>
      </w:tr>
    </w:tbl>
    <w:p w14:paraId="269F412F" w14:textId="77777777" w:rsidR="00E00955" w:rsidRDefault="00E00955" w:rsidP="00BD4FEC">
      <w:pPr>
        <w:pStyle w:val="BHeading1numbered"/>
        <w:sectPr w:rsidR="00E00955" w:rsidSect="00D27721">
          <w:pgSz w:w="11906" w:h="16838"/>
          <w:pgMar w:top="1440" w:right="1440" w:bottom="1440" w:left="1440" w:header="397" w:footer="397" w:gutter="0"/>
          <w:cols w:space="708"/>
          <w:docGrid w:linePitch="360"/>
        </w:sectPr>
      </w:pPr>
    </w:p>
    <w:p w14:paraId="2BECBBB9" w14:textId="6F8FEC44" w:rsidR="00000EC8" w:rsidRDefault="00000EC8" w:rsidP="00BD4FEC">
      <w:pPr>
        <w:pStyle w:val="BHeading1numbered"/>
      </w:pPr>
      <w:bookmarkStart w:id="258" w:name="_Toc227329673"/>
      <w:r>
        <w:lastRenderedPageBreak/>
        <w:t>Integration Timelines</w:t>
      </w:r>
      <w:bookmarkEnd w:id="258"/>
    </w:p>
    <w:p w14:paraId="7E4FF2C0" w14:textId="735C1D45" w:rsidR="00E00955" w:rsidRPr="00E00955" w:rsidRDefault="001C4E6C" w:rsidP="00E00955">
      <w:pPr>
        <w:rPr>
          <w:rFonts w:ascii="Arial" w:eastAsiaTheme="minorEastAsia" w:hAnsi="Arial" w:cs="SimSun"/>
          <w:b/>
          <w:color w:val="004180" w:themeColor="accent3" w:themeShade="80"/>
          <w:sz w:val="36"/>
          <w:szCs w:val="20"/>
          <w:lang w:val="en-US" w:eastAsia="en-AU"/>
        </w:rPr>
        <w:sectPr w:rsidR="00E00955" w:rsidRPr="00E00955" w:rsidSect="00E00955">
          <w:pgSz w:w="16838" w:h="11906" w:orient="landscape"/>
          <w:pgMar w:top="1440" w:right="1440" w:bottom="1440" w:left="1440" w:header="397" w:footer="397" w:gutter="0"/>
          <w:cols w:space="708"/>
          <w:docGrid w:linePitch="360"/>
        </w:sectPr>
      </w:pPr>
      <w:r>
        <w:rPr>
          <w:noProof/>
        </w:rPr>
        <w:drawing>
          <wp:inline distT="0" distB="0" distL="0" distR="0" wp14:anchorId="247C9302" wp14:editId="45C5E1B4">
            <wp:extent cx="9243750" cy="2837815"/>
            <wp:effectExtent l="0" t="0" r="0" b="635"/>
            <wp:docPr id="13176572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261547" cy="2843279"/>
                    </a:xfrm>
                    <a:prstGeom prst="rect">
                      <a:avLst/>
                    </a:prstGeom>
                    <a:noFill/>
                  </pic:spPr>
                </pic:pic>
              </a:graphicData>
            </a:graphic>
          </wp:inline>
        </w:drawing>
      </w:r>
      <w:r w:rsidR="00000EC8">
        <w:br w:type="page"/>
      </w:r>
    </w:p>
    <w:p w14:paraId="3BBE302E" w14:textId="33EA6B32" w:rsidR="00BD4FEC" w:rsidRDefault="00BD4FEC" w:rsidP="00BD4FEC">
      <w:pPr>
        <w:pStyle w:val="BHeading1numbered"/>
      </w:pPr>
      <w:bookmarkStart w:id="259" w:name="_Toc227329674"/>
      <w:r>
        <w:lastRenderedPageBreak/>
        <w:t>Open Items</w:t>
      </w:r>
      <w:bookmarkEnd w:id="259"/>
    </w:p>
    <w:p w14:paraId="5FCB75E7" w14:textId="77777777" w:rsidR="00C148D7" w:rsidRPr="00C148D7" w:rsidRDefault="00C148D7" w:rsidP="00BF031B">
      <w:pPr>
        <w:pStyle w:val="BIndent"/>
      </w:pPr>
    </w:p>
    <w:tbl>
      <w:tblPr>
        <w:tblW w:w="9016" w:type="dxa"/>
        <w:tblBorders>
          <w:top w:val="outset" w:sz="6" w:space="0" w:color="auto"/>
          <w:left w:val="outset" w:sz="6" w:space="0" w:color="auto"/>
          <w:bottom w:val="outset" w:sz="6" w:space="0" w:color="auto"/>
          <w:right w:val="outset" w:sz="6" w:space="0" w:color="auto"/>
        </w:tblBorders>
        <w:tblCellMar>
          <w:top w:w="11" w:type="dxa"/>
          <w:left w:w="113" w:type="dxa"/>
          <w:bottom w:w="11" w:type="dxa"/>
          <w:right w:w="113" w:type="dxa"/>
        </w:tblCellMar>
        <w:tblLook w:val="04A0" w:firstRow="1" w:lastRow="0" w:firstColumn="1" w:lastColumn="0" w:noHBand="0" w:noVBand="1"/>
      </w:tblPr>
      <w:tblGrid>
        <w:gridCol w:w="983"/>
        <w:gridCol w:w="5108"/>
        <w:gridCol w:w="1559"/>
        <w:gridCol w:w="1366"/>
      </w:tblGrid>
      <w:tr w:rsidR="00BD4FEC" w:rsidRPr="00640C73" w14:paraId="720BD4C0" w14:textId="77777777" w:rsidTr="00CA1A35">
        <w:trPr>
          <w:trHeight w:val="300"/>
        </w:trPr>
        <w:tc>
          <w:tcPr>
            <w:tcW w:w="983" w:type="dxa"/>
            <w:tcBorders>
              <w:top w:val="single" w:sz="4" w:space="0" w:color="auto"/>
              <w:left w:val="single" w:sz="4" w:space="0" w:color="auto"/>
              <w:bottom w:val="single" w:sz="4" w:space="0" w:color="auto"/>
              <w:right w:val="single" w:sz="4" w:space="0" w:color="auto"/>
            </w:tcBorders>
            <w:shd w:val="clear" w:color="auto" w:fill="17E09C"/>
            <w:vAlign w:val="center"/>
            <w:hideMark/>
          </w:tcPr>
          <w:p w14:paraId="6591C632" w14:textId="233D63B9" w:rsidR="00BD4FEC" w:rsidRPr="00640C73" w:rsidRDefault="00BD4FEC">
            <w:pPr>
              <w:tabs>
                <w:tab w:val="left" w:pos="1962"/>
                <w:tab w:val="left" w:pos="1964"/>
                <w:tab w:val="center" w:pos="4513"/>
              </w:tabs>
              <w:spacing w:before="60" w:after="120"/>
              <w:rPr>
                <w:rFonts w:ascii="Arial" w:eastAsia="MS PGothic" w:hAnsi="Arial" w:cs="SimSun"/>
                <w:bCs/>
                <w:sz w:val="20"/>
                <w:szCs w:val="20"/>
                <w:lang w:eastAsia="en-AU"/>
              </w:rPr>
            </w:pPr>
            <w:r>
              <w:rPr>
                <w:rFonts w:ascii="Arial" w:eastAsia="MS PGothic" w:hAnsi="Arial" w:cs="SimSun"/>
                <w:b/>
                <w:bCs/>
                <w:sz w:val="20"/>
                <w:szCs w:val="20"/>
                <w:lang w:eastAsia="en-AU"/>
              </w:rPr>
              <w:t>JIRA ID</w:t>
            </w:r>
          </w:p>
        </w:tc>
        <w:tc>
          <w:tcPr>
            <w:tcW w:w="5108" w:type="dxa"/>
            <w:tcBorders>
              <w:top w:val="single" w:sz="4" w:space="0" w:color="auto"/>
              <w:left w:val="single" w:sz="4" w:space="0" w:color="auto"/>
              <w:bottom w:val="single" w:sz="4" w:space="0" w:color="auto"/>
              <w:right w:val="single" w:sz="4" w:space="0" w:color="auto"/>
            </w:tcBorders>
            <w:shd w:val="clear" w:color="auto" w:fill="17E09C"/>
            <w:vAlign w:val="center"/>
            <w:hideMark/>
          </w:tcPr>
          <w:p w14:paraId="246D64BA" w14:textId="04E09335" w:rsidR="00BD4FEC" w:rsidRPr="00640C73" w:rsidRDefault="00BD4FEC">
            <w:pPr>
              <w:tabs>
                <w:tab w:val="left" w:pos="1962"/>
                <w:tab w:val="left" w:pos="1964"/>
                <w:tab w:val="center" w:pos="4513"/>
              </w:tabs>
              <w:spacing w:before="60" w:after="120"/>
              <w:rPr>
                <w:rFonts w:ascii="Arial" w:eastAsia="MS PGothic" w:hAnsi="Arial" w:cs="SimSun"/>
                <w:b/>
                <w:sz w:val="20"/>
                <w:szCs w:val="20"/>
                <w:lang w:eastAsia="en-AU"/>
              </w:rPr>
            </w:pPr>
            <w:r w:rsidRPr="00BD4FEC">
              <w:rPr>
                <w:rFonts w:ascii="Arial" w:eastAsia="MS PGothic" w:hAnsi="Arial" w:cs="SimSun"/>
                <w:b/>
                <w:sz w:val="20"/>
                <w:szCs w:val="20"/>
                <w:lang w:eastAsia="en-AU"/>
              </w:rPr>
              <w:t>Title</w:t>
            </w:r>
            <w:ins w:id="260" w:author="William Soehendra" w:date="2026-04-16T15:27:00Z" w16du:dateUtc="2026-04-16T05:27:00Z">
              <w:r w:rsidRPr="00640C73">
                <w:rPr>
                  <w:rFonts w:ascii="Arial" w:eastAsia="MS PGothic" w:hAnsi="Arial" w:cs="SimSun"/>
                  <w:b/>
                  <w:sz w:val="20"/>
                  <w:szCs w:val="20"/>
                  <w:lang w:eastAsia="en-AU"/>
                </w:rPr>
                <w:t> </w:t>
              </w:r>
            </w:ins>
          </w:p>
        </w:tc>
        <w:tc>
          <w:tcPr>
            <w:tcW w:w="1559" w:type="dxa"/>
            <w:tcBorders>
              <w:top w:val="single" w:sz="4" w:space="0" w:color="auto"/>
              <w:left w:val="single" w:sz="4" w:space="0" w:color="auto"/>
              <w:bottom w:val="single" w:sz="4" w:space="0" w:color="auto"/>
              <w:right w:val="single" w:sz="4" w:space="0" w:color="auto"/>
            </w:tcBorders>
            <w:shd w:val="clear" w:color="auto" w:fill="17E09C"/>
          </w:tcPr>
          <w:p w14:paraId="13BDF104" w14:textId="5694F1FF" w:rsidR="00BD4FEC" w:rsidRPr="00640C73" w:rsidRDefault="00BD4FEC">
            <w:pPr>
              <w:tabs>
                <w:tab w:val="left" w:pos="1962"/>
                <w:tab w:val="left" w:pos="1964"/>
                <w:tab w:val="center" w:pos="4513"/>
              </w:tabs>
              <w:spacing w:before="60" w:after="120"/>
              <w:rPr>
                <w:rFonts w:ascii="Arial" w:eastAsia="MS PGothic" w:hAnsi="Arial" w:cs="SimSun"/>
                <w:b/>
                <w:bCs/>
                <w:sz w:val="20"/>
                <w:szCs w:val="20"/>
                <w:lang w:eastAsia="en-AU"/>
              </w:rPr>
            </w:pPr>
            <w:r>
              <w:rPr>
                <w:rFonts w:ascii="Arial" w:eastAsia="MS PGothic" w:hAnsi="Arial" w:cs="SimSun"/>
                <w:b/>
                <w:bCs/>
                <w:sz w:val="20"/>
                <w:szCs w:val="20"/>
                <w:lang w:eastAsia="en-AU"/>
              </w:rPr>
              <w:t>Due By</w:t>
            </w:r>
          </w:p>
        </w:tc>
        <w:tc>
          <w:tcPr>
            <w:tcW w:w="1366" w:type="dxa"/>
            <w:tcBorders>
              <w:top w:val="single" w:sz="4" w:space="0" w:color="auto"/>
              <w:left w:val="single" w:sz="4" w:space="0" w:color="auto"/>
              <w:bottom w:val="single" w:sz="4" w:space="0" w:color="auto"/>
              <w:right w:val="single" w:sz="4" w:space="0" w:color="auto"/>
            </w:tcBorders>
            <w:shd w:val="clear" w:color="auto" w:fill="17E09C"/>
            <w:vAlign w:val="center"/>
            <w:hideMark/>
          </w:tcPr>
          <w:p w14:paraId="78D3D7D4" w14:textId="13733875" w:rsidR="00BD4FEC" w:rsidRPr="00640C73" w:rsidRDefault="00CA1A35">
            <w:pPr>
              <w:tabs>
                <w:tab w:val="left" w:pos="1962"/>
                <w:tab w:val="left" w:pos="1964"/>
                <w:tab w:val="center" w:pos="4513"/>
              </w:tabs>
              <w:spacing w:before="60" w:after="120"/>
              <w:rPr>
                <w:rFonts w:ascii="Arial" w:eastAsia="MS PGothic" w:hAnsi="Arial" w:cs="SimSun"/>
                <w:bCs/>
                <w:sz w:val="20"/>
                <w:szCs w:val="20"/>
                <w:lang w:eastAsia="en-AU"/>
              </w:rPr>
            </w:pPr>
            <w:r>
              <w:rPr>
                <w:rFonts w:ascii="Arial" w:eastAsia="MS PGothic" w:hAnsi="Arial" w:cs="SimSun"/>
                <w:b/>
                <w:bCs/>
                <w:sz w:val="20"/>
                <w:szCs w:val="20"/>
                <w:lang w:eastAsia="en-AU"/>
              </w:rPr>
              <w:t>Assignee</w:t>
            </w:r>
          </w:p>
        </w:tc>
      </w:tr>
      <w:tr w:rsidR="00BD4FEC" w:rsidRPr="00640C73" w14:paraId="1483AB1B" w14:textId="77777777" w:rsidTr="00575A07">
        <w:trPr>
          <w:trHeight w:val="300"/>
        </w:trPr>
        <w:tc>
          <w:tcPr>
            <w:tcW w:w="983" w:type="dxa"/>
            <w:tcBorders>
              <w:top w:val="single" w:sz="4" w:space="0" w:color="auto"/>
              <w:left w:val="single" w:sz="4" w:space="0" w:color="auto"/>
              <w:bottom w:val="single" w:sz="4" w:space="0" w:color="auto"/>
              <w:right w:val="single" w:sz="4" w:space="0" w:color="auto"/>
            </w:tcBorders>
            <w:vAlign w:val="center"/>
          </w:tcPr>
          <w:p w14:paraId="4AEDC9F4" w14:textId="613D0F03" w:rsidR="00BD4FEC" w:rsidRPr="00640C73" w:rsidRDefault="003E0EBC" w:rsidP="00575A07">
            <w:pPr>
              <w:tabs>
                <w:tab w:val="left" w:pos="1962"/>
                <w:tab w:val="left" w:pos="1964"/>
                <w:tab w:val="center" w:pos="4513"/>
              </w:tabs>
              <w:spacing w:before="60" w:after="120"/>
              <w:rPr>
                <w:rFonts w:ascii="Arial" w:eastAsia="MS PGothic" w:hAnsi="Arial" w:cs="SimSun"/>
                <w:bCs/>
                <w:sz w:val="20"/>
                <w:szCs w:val="20"/>
                <w:lang w:eastAsia="en-AU"/>
              </w:rPr>
            </w:pPr>
            <w:r>
              <w:rPr>
                <w:rFonts w:ascii="Arial" w:eastAsia="MS PGothic" w:hAnsi="Arial" w:cs="SimSun"/>
                <w:bCs/>
                <w:sz w:val="20"/>
                <w:szCs w:val="20"/>
                <w:lang w:eastAsia="en-AU"/>
              </w:rPr>
              <w:t>ETF-230</w:t>
            </w:r>
          </w:p>
        </w:tc>
        <w:tc>
          <w:tcPr>
            <w:tcW w:w="5108" w:type="dxa"/>
            <w:tcBorders>
              <w:top w:val="single" w:sz="4" w:space="0" w:color="auto"/>
              <w:left w:val="single" w:sz="4" w:space="0" w:color="auto"/>
              <w:bottom w:val="single" w:sz="4" w:space="0" w:color="auto"/>
              <w:right w:val="single" w:sz="4" w:space="0" w:color="auto"/>
            </w:tcBorders>
            <w:vAlign w:val="center"/>
          </w:tcPr>
          <w:p w14:paraId="1F696764" w14:textId="6CD753F2" w:rsidR="00BD4FEC" w:rsidRPr="00640C73" w:rsidRDefault="008C312E" w:rsidP="00575A07">
            <w:pPr>
              <w:tabs>
                <w:tab w:val="left" w:pos="1962"/>
                <w:tab w:val="left" w:pos="1964"/>
                <w:tab w:val="center" w:pos="4513"/>
              </w:tabs>
              <w:spacing w:before="60" w:after="120"/>
              <w:rPr>
                <w:rFonts w:ascii="Arial" w:eastAsia="MS PGothic" w:hAnsi="Arial" w:cs="SimSun"/>
                <w:bCs/>
                <w:sz w:val="20"/>
                <w:szCs w:val="20"/>
                <w:lang w:eastAsia="en-AU"/>
              </w:rPr>
            </w:pPr>
            <w:r w:rsidRPr="008C312E">
              <w:rPr>
                <w:rFonts w:ascii="Arial" w:eastAsia="MS PGothic" w:hAnsi="Arial" w:cs="SimSun"/>
                <w:bCs/>
                <w:sz w:val="20"/>
                <w:szCs w:val="20"/>
                <w:lang w:eastAsia="en-AU"/>
              </w:rPr>
              <w:t>Investigate SiteTracker ability to notify middleware based on Project/Job events</w:t>
            </w:r>
          </w:p>
        </w:tc>
        <w:tc>
          <w:tcPr>
            <w:tcW w:w="1559" w:type="dxa"/>
            <w:tcBorders>
              <w:top w:val="single" w:sz="4" w:space="0" w:color="auto"/>
              <w:left w:val="single" w:sz="4" w:space="0" w:color="auto"/>
              <w:bottom w:val="single" w:sz="4" w:space="0" w:color="auto"/>
              <w:right w:val="single" w:sz="4" w:space="0" w:color="auto"/>
            </w:tcBorders>
            <w:vAlign w:val="center"/>
          </w:tcPr>
          <w:p w14:paraId="29B02153" w14:textId="0D32E544" w:rsidR="00BD4FEC" w:rsidRPr="00640C73" w:rsidRDefault="005B467C" w:rsidP="00575A07">
            <w:pPr>
              <w:tabs>
                <w:tab w:val="left" w:pos="1962"/>
                <w:tab w:val="left" w:pos="1964"/>
                <w:tab w:val="center" w:pos="4513"/>
              </w:tabs>
              <w:spacing w:before="60" w:after="120"/>
              <w:rPr>
                <w:rFonts w:ascii="Arial" w:eastAsia="MS PGothic" w:hAnsi="Arial" w:cs="SimSun"/>
                <w:bCs/>
                <w:sz w:val="20"/>
                <w:szCs w:val="20"/>
                <w:lang w:eastAsia="en-AU"/>
              </w:rPr>
            </w:pPr>
            <w:r>
              <w:rPr>
                <w:rFonts w:ascii="Arial" w:eastAsia="MS PGothic" w:hAnsi="Arial" w:cs="SimSun"/>
                <w:bCs/>
                <w:sz w:val="20"/>
                <w:szCs w:val="20"/>
                <w:lang w:eastAsia="en-AU"/>
              </w:rPr>
              <w:t>27/03/2026</w:t>
            </w:r>
          </w:p>
        </w:tc>
        <w:tc>
          <w:tcPr>
            <w:tcW w:w="1366" w:type="dxa"/>
            <w:tcBorders>
              <w:top w:val="single" w:sz="4" w:space="0" w:color="auto"/>
              <w:left w:val="single" w:sz="4" w:space="0" w:color="auto"/>
              <w:bottom w:val="single" w:sz="4" w:space="0" w:color="auto"/>
              <w:right w:val="single" w:sz="4" w:space="0" w:color="auto"/>
            </w:tcBorders>
            <w:vAlign w:val="center"/>
          </w:tcPr>
          <w:p w14:paraId="64FB3741" w14:textId="05C749AF" w:rsidR="00BD4FEC" w:rsidRPr="00640C73" w:rsidRDefault="005B467C" w:rsidP="00575A07">
            <w:pPr>
              <w:tabs>
                <w:tab w:val="left" w:pos="1962"/>
                <w:tab w:val="left" w:pos="1964"/>
                <w:tab w:val="center" w:pos="4513"/>
              </w:tabs>
              <w:spacing w:before="60" w:after="120"/>
              <w:rPr>
                <w:rFonts w:ascii="Arial" w:eastAsia="MS PGothic" w:hAnsi="Arial" w:cs="SimSun"/>
                <w:bCs/>
                <w:sz w:val="20"/>
                <w:szCs w:val="20"/>
                <w:lang w:eastAsia="en-AU"/>
              </w:rPr>
            </w:pPr>
            <w:r>
              <w:rPr>
                <w:rFonts w:ascii="Arial" w:eastAsia="MS PGothic" w:hAnsi="Arial" w:cs="SimSun"/>
                <w:bCs/>
                <w:sz w:val="20"/>
                <w:szCs w:val="20"/>
                <w:lang w:eastAsia="en-AU"/>
              </w:rPr>
              <w:t>Rajesh Sha</w:t>
            </w:r>
          </w:p>
        </w:tc>
      </w:tr>
      <w:tr w:rsidR="00BD4FEC" w:rsidRPr="00640C73" w14:paraId="04FBB69E" w14:textId="77777777" w:rsidTr="00575A07">
        <w:trPr>
          <w:trHeight w:val="300"/>
        </w:trPr>
        <w:tc>
          <w:tcPr>
            <w:tcW w:w="983" w:type="dxa"/>
            <w:tcBorders>
              <w:top w:val="single" w:sz="4" w:space="0" w:color="auto"/>
              <w:left w:val="single" w:sz="4" w:space="0" w:color="auto"/>
              <w:bottom w:val="single" w:sz="4" w:space="0" w:color="auto"/>
              <w:right w:val="single" w:sz="4" w:space="0" w:color="auto"/>
            </w:tcBorders>
            <w:vAlign w:val="center"/>
          </w:tcPr>
          <w:p w14:paraId="1A47F344" w14:textId="50A6D812" w:rsidR="00BD4FEC" w:rsidRPr="00640C73" w:rsidRDefault="008C312E" w:rsidP="00575A07">
            <w:pPr>
              <w:tabs>
                <w:tab w:val="left" w:pos="1962"/>
                <w:tab w:val="left" w:pos="1964"/>
                <w:tab w:val="center" w:pos="4513"/>
              </w:tabs>
              <w:spacing w:before="60" w:after="120"/>
              <w:rPr>
                <w:rFonts w:ascii="Arial" w:eastAsia="MS PGothic" w:hAnsi="Arial" w:cs="SimSun"/>
                <w:bCs/>
                <w:sz w:val="20"/>
                <w:szCs w:val="20"/>
                <w:lang w:eastAsia="en-AU"/>
              </w:rPr>
            </w:pPr>
            <w:r>
              <w:rPr>
                <w:rFonts w:ascii="Arial" w:eastAsia="MS PGothic" w:hAnsi="Arial" w:cs="SimSun"/>
                <w:bCs/>
                <w:sz w:val="20"/>
                <w:szCs w:val="20"/>
                <w:lang w:eastAsia="en-AU"/>
              </w:rPr>
              <w:t>ETF-129</w:t>
            </w:r>
          </w:p>
        </w:tc>
        <w:tc>
          <w:tcPr>
            <w:tcW w:w="5108" w:type="dxa"/>
            <w:tcBorders>
              <w:top w:val="single" w:sz="4" w:space="0" w:color="auto"/>
              <w:left w:val="single" w:sz="4" w:space="0" w:color="auto"/>
              <w:bottom w:val="single" w:sz="4" w:space="0" w:color="auto"/>
              <w:right w:val="single" w:sz="4" w:space="0" w:color="auto"/>
            </w:tcBorders>
            <w:vAlign w:val="center"/>
          </w:tcPr>
          <w:p w14:paraId="554C43FB" w14:textId="6BE1C6A4" w:rsidR="00BD4FEC" w:rsidRPr="00640C73" w:rsidRDefault="00F92981" w:rsidP="00575A07">
            <w:pPr>
              <w:tabs>
                <w:tab w:val="left" w:pos="1962"/>
                <w:tab w:val="left" w:pos="1964"/>
                <w:tab w:val="center" w:pos="4513"/>
              </w:tabs>
              <w:spacing w:before="60" w:after="120"/>
              <w:rPr>
                <w:rFonts w:ascii="Arial" w:eastAsia="MS PGothic" w:hAnsi="Arial" w:cs="SimSun"/>
                <w:bCs/>
                <w:sz w:val="20"/>
                <w:szCs w:val="20"/>
                <w:lang w:eastAsia="en-AU"/>
              </w:rPr>
            </w:pPr>
            <w:r w:rsidRPr="00F92981">
              <w:rPr>
                <w:rFonts w:ascii="Arial" w:eastAsia="MS PGothic" w:hAnsi="Arial" w:cs="SimSun"/>
                <w:bCs/>
                <w:sz w:val="20"/>
                <w:szCs w:val="20"/>
                <w:lang w:eastAsia="en-AU"/>
              </w:rPr>
              <w:t>Confirm S/4HANA Environment Management Strategy</w:t>
            </w:r>
          </w:p>
        </w:tc>
        <w:tc>
          <w:tcPr>
            <w:tcW w:w="1559" w:type="dxa"/>
            <w:tcBorders>
              <w:top w:val="single" w:sz="4" w:space="0" w:color="auto"/>
              <w:left w:val="single" w:sz="4" w:space="0" w:color="auto"/>
              <w:bottom w:val="single" w:sz="4" w:space="0" w:color="auto"/>
              <w:right w:val="single" w:sz="4" w:space="0" w:color="auto"/>
            </w:tcBorders>
            <w:vAlign w:val="center"/>
          </w:tcPr>
          <w:p w14:paraId="69D8CA93" w14:textId="0893D5CE" w:rsidR="00BD4FEC" w:rsidRPr="00640C73" w:rsidRDefault="00DE39AA" w:rsidP="00575A07">
            <w:pPr>
              <w:tabs>
                <w:tab w:val="left" w:pos="1962"/>
                <w:tab w:val="left" w:pos="1964"/>
                <w:tab w:val="center" w:pos="4513"/>
              </w:tabs>
              <w:spacing w:before="60" w:after="120"/>
              <w:rPr>
                <w:rFonts w:ascii="Arial" w:eastAsia="MS PGothic" w:hAnsi="Arial" w:cs="SimSun"/>
                <w:bCs/>
                <w:sz w:val="20"/>
                <w:szCs w:val="20"/>
                <w:lang w:eastAsia="en-AU"/>
              </w:rPr>
            </w:pPr>
            <w:r>
              <w:rPr>
                <w:rFonts w:ascii="Arial" w:eastAsia="MS PGothic" w:hAnsi="Arial" w:cs="SimSun"/>
                <w:bCs/>
                <w:sz w:val="20"/>
                <w:szCs w:val="20"/>
                <w:lang w:eastAsia="en-AU"/>
              </w:rPr>
              <w:t>06/03/2026</w:t>
            </w:r>
          </w:p>
        </w:tc>
        <w:tc>
          <w:tcPr>
            <w:tcW w:w="1366" w:type="dxa"/>
            <w:tcBorders>
              <w:top w:val="single" w:sz="4" w:space="0" w:color="auto"/>
              <w:left w:val="single" w:sz="4" w:space="0" w:color="auto"/>
              <w:bottom w:val="single" w:sz="4" w:space="0" w:color="auto"/>
              <w:right w:val="single" w:sz="4" w:space="0" w:color="auto"/>
            </w:tcBorders>
            <w:vAlign w:val="center"/>
          </w:tcPr>
          <w:p w14:paraId="3CE053CD" w14:textId="496276FF" w:rsidR="00BD4FEC" w:rsidRPr="00640C73" w:rsidRDefault="005B467C" w:rsidP="00575A07">
            <w:pPr>
              <w:tabs>
                <w:tab w:val="left" w:pos="1962"/>
                <w:tab w:val="left" w:pos="1964"/>
                <w:tab w:val="center" w:pos="4513"/>
              </w:tabs>
              <w:spacing w:before="60" w:after="120"/>
              <w:rPr>
                <w:rFonts w:ascii="Arial" w:eastAsia="MS PGothic" w:hAnsi="Arial" w:cs="SimSun"/>
                <w:bCs/>
                <w:sz w:val="20"/>
                <w:szCs w:val="20"/>
                <w:lang w:eastAsia="en-AU"/>
              </w:rPr>
            </w:pPr>
            <w:r>
              <w:rPr>
                <w:rFonts w:ascii="Arial" w:eastAsia="MS PGothic" w:hAnsi="Arial" w:cs="SimSun"/>
                <w:bCs/>
                <w:sz w:val="20"/>
                <w:szCs w:val="20"/>
                <w:lang w:eastAsia="en-AU"/>
              </w:rPr>
              <w:t>Rajesh Sha</w:t>
            </w:r>
          </w:p>
        </w:tc>
      </w:tr>
      <w:tr w:rsidR="00BD4FEC" w:rsidRPr="00640C73" w14:paraId="105D08A2" w14:textId="77777777" w:rsidTr="00575A07">
        <w:trPr>
          <w:trHeight w:val="300"/>
        </w:trPr>
        <w:tc>
          <w:tcPr>
            <w:tcW w:w="983" w:type="dxa"/>
            <w:tcBorders>
              <w:top w:val="single" w:sz="4" w:space="0" w:color="auto"/>
              <w:left w:val="single" w:sz="4" w:space="0" w:color="auto"/>
              <w:bottom w:val="single" w:sz="4" w:space="0" w:color="auto"/>
              <w:right w:val="single" w:sz="4" w:space="0" w:color="auto"/>
            </w:tcBorders>
            <w:vAlign w:val="center"/>
          </w:tcPr>
          <w:p w14:paraId="669E1B7F" w14:textId="4F4D7C75" w:rsidR="00BD4FEC" w:rsidRPr="00640C73" w:rsidRDefault="008C312E" w:rsidP="00575A07">
            <w:pPr>
              <w:tabs>
                <w:tab w:val="left" w:pos="1962"/>
                <w:tab w:val="left" w:pos="1964"/>
                <w:tab w:val="center" w:pos="4513"/>
              </w:tabs>
              <w:spacing w:before="60" w:after="120"/>
              <w:rPr>
                <w:rFonts w:ascii="Arial" w:eastAsia="MS PGothic" w:hAnsi="Arial" w:cs="SimSun"/>
                <w:bCs/>
                <w:sz w:val="20"/>
                <w:szCs w:val="20"/>
                <w:lang w:eastAsia="en-AU"/>
              </w:rPr>
            </w:pPr>
            <w:r>
              <w:rPr>
                <w:rFonts w:ascii="Arial" w:eastAsia="MS PGothic" w:hAnsi="Arial" w:cs="SimSun"/>
                <w:bCs/>
                <w:sz w:val="20"/>
                <w:szCs w:val="20"/>
                <w:lang w:eastAsia="en-AU"/>
              </w:rPr>
              <w:t>ETF-40</w:t>
            </w:r>
          </w:p>
        </w:tc>
        <w:tc>
          <w:tcPr>
            <w:tcW w:w="5108" w:type="dxa"/>
            <w:tcBorders>
              <w:top w:val="single" w:sz="4" w:space="0" w:color="auto"/>
              <w:left w:val="single" w:sz="4" w:space="0" w:color="auto"/>
              <w:bottom w:val="single" w:sz="4" w:space="0" w:color="auto"/>
              <w:right w:val="single" w:sz="4" w:space="0" w:color="auto"/>
            </w:tcBorders>
            <w:vAlign w:val="center"/>
          </w:tcPr>
          <w:p w14:paraId="5A91BFCF" w14:textId="40DB1A9C" w:rsidR="00BD4FEC" w:rsidRPr="00640C73" w:rsidRDefault="00F92981" w:rsidP="00575A07">
            <w:pPr>
              <w:tabs>
                <w:tab w:val="left" w:pos="1962"/>
                <w:tab w:val="left" w:pos="1964"/>
                <w:tab w:val="center" w:pos="4513"/>
              </w:tabs>
              <w:spacing w:before="60" w:after="120"/>
              <w:rPr>
                <w:rFonts w:ascii="Arial" w:eastAsia="MS PGothic" w:hAnsi="Arial" w:cs="SimSun"/>
                <w:bCs/>
                <w:sz w:val="20"/>
                <w:szCs w:val="20"/>
                <w:lang w:eastAsia="en-AU"/>
              </w:rPr>
            </w:pPr>
            <w:r w:rsidRPr="00F92981">
              <w:rPr>
                <w:rFonts w:ascii="Arial" w:eastAsia="MS PGothic" w:hAnsi="Arial" w:cs="SimSun"/>
                <w:bCs/>
                <w:sz w:val="20"/>
                <w:szCs w:val="20"/>
                <w:lang w:eastAsia="en-AU"/>
              </w:rPr>
              <w:t>Confirm if Boomi interface will be enhanced to map legacy GL accounts to SAP GL Accounts for Blackline integration</w:t>
            </w:r>
          </w:p>
        </w:tc>
        <w:tc>
          <w:tcPr>
            <w:tcW w:w="1559" w:type="dxa"/>
            <w:tcBorders>
              <w:top w:val="single" w:sz="4" w:space="0" w:color="auto"/>
              <w:left w:val="single" w:sz="4" w:space="0" w:color="auto"/>
              <w:bottom w:val="single" w:sz="4" w:space="0" w:color="auto"/>
              <w:right w:val="single" w:sz="4" w:space="0" w:color="auto"/>
            </w:tcBorders>
            <w:vAlign w:val="center"/>
          </w:tcPr>
          <w:p w14:paraId="24785EE3" w14:textId="12A8F7AD" w:rsidR="00BD4FEC" w:rsidRPr="00640C73" w:rsidRDefault="00DE39AA" w:rsidP="00575A07">
            <w:pPr>
              <w:tabs>
                <w:tab w:val="left" w:pos="1962"/>
                <w:tab w:val="left" w:pos="1964"/>
                <w:tab w:val="center" w:pos="4513"/>
              </w:tabs>
              <w:spacing w:before="60" w:after="120"/>
              <w:rPr>
                <w:rFonts w:ascii="Arial" w:eastAsia="MS PGothic" w:hAnsi="Arial" w:cs="SimSun"/>
                <w:bCs/>
                <w:sz w:val="20"/>
                <w:szCs w:val="20"/>
                <w:lang w:eastAsia="en-AU"/>
              </w:rPr>
            </w:pPr>
            <w:r>
              <w:rPr>
                <w:rFonts w:ascii="Arial" w:eastAsia="MS PGothic" w:hAnsi="Arial" w:cs="SimSun"/>
                <w:bCs/>
                <w:sz w:val="20"/>
                <w:szCs w:val="20"/>
                <w:lang w:eastAsia="en-AU"/>
              </w:rPr>
              <w:t>02/04/2026</w:t>
            </w:r>
          </w:p>
        </w:tc>
        <w:tc>
          <w:tcPr>
            <w:tcW w:w="1366" w:type="dxa"/>
            <w:tcBorders>
              <w:top w:val="single" w:sz="4" w:space="0" w:color="auto"/>
              <w:left w:val="single" w:sz="4" w:space="0" w:color="auto"/>
              <w:bottom w:val="single" w:sz="4" w:space="0" w:color="auto"/>
              <w:right w:val="single" w:sz="4" w:space="0" w:color="auto"/>
            </w:tcBorders>
            <w:vAlign w:val="center"/>
          </w:tcPr>
          <w:p w14:paraId="38DCF984" w14:textId="54FD2C62" w:rsidR="00BD4FEC" w:rsidRPr="00640C73" w:rsidRDefault="00DE39AA" w:rsidP="00575A07">
            <w:pPr>
              <w:tabs>
                <w:tab w:val="left" w:pos="1962"/>
                <w:tab w:val="left" w:pos="1964"/>
                <w:tab w:val="center" w:pos="4513"/>
              </w:tabs>
              <w:spacing w:before="60" w:after="120"/>
              <w:rPr>
                <w:rFonts w:ascii="Arial" w:eastAsia="MS PGothic" w:hAnsi="Arial" w:cs="SimSun"/>
                <w:bCs/>
                <w:sz w:val="20"/>
                <w:szCs w:val="20"/>
                <w:lang w:eastAsia="en-AU"/>
              </w:rPr>
            </w:pPr>
            <w:r>
              <w:rPr>
                <w:rFonts w:ascii="Arial" w:eastAsia="MS PGothic" w:hAnsi="Arial" w:cs="SimSun"/>
                <w:bCs/>
                <w:sz w:val="20"/>
                <w:szCs w:val="20"/>
                <w:lang w:eastAsia="en-AU"/>
              </w:rPr>
              <w:t>Stuart Downes</w:t>
            </w:r>
          </w:p>
        </w:tc>
      </w:tr>
      <w:tr w:rsidR="00BD4FEC" w:rsidRPr="00640C73" w14:paraId="75C49D7D" w14:textId="77777777" w:rsidTr="00575A07">
        <w:trPr>
          <w:trHeight w:val="300"/>
        </w:trPr>
        <w:tc>
          <w:tcPr>
            <w:tcW w:w="983" w:type="dxa"/>
            <w:tcBorders>
              <w:top w:val="single" w:sz="4" w:space="0" w:color="auto"/>
              <w:left w:val="single" w:sz="4" w:space="0" w:color="auto"/>
              <w:bottom w:val="single" w:sz="4" w:space="0" w:color="auto"/>
              <w:right w:val="single" w:sz="4" w:space="0" w:color="auto"/>
            </w:tcBorders>
            <w:vAlign w:val="center"/>
          </w:tcPr>
          <w:p w14:paraId="5C20F3DC" w14:textId="5CF8F65B" w:rsidR="00BD4FEC" w:rsidRPr="00640C73" w:rsidRDefault="00F92981" w:rsidP="00575A07">
            <w:pPr>
              <w:tabs>
                <w:tab w:val="left" w:pos="1962"/>
                <w:tab w:val="left" w:pos="1964"/>
                <w:tab w:val="center" w:pos="4513"/>
              </w:tabs>
              <w:spacing w:before="60" w:after="120"/>
              <w:rPr>
                <w:rFonts w:ascii="Arial" w:eastAsia="MS PGothic" w:hAnsi="Arial" w:cs="SimSun"/>
                <w:bCs/>
                <w:sz w:val="20"/>
                <w:szCs w:val="20"/>
                <w:lang w:eastAsia="en-AU"/>
              </w:rPr>
            </w:pPr>
            <w:r>
              <w:rPr>
                <w:rFonts w:ascii="Arial" w:eastAsia="MS PGothic" w:hAnsi="Arial" w:cs="SimSun"/>
                <w:bCs/>
                <w:sz w:val="20"/>
                <w:szCs w:val="20"/>
                <w:lang w:eastAsia="en-AU"/>
              </w:rPr>
              <w:t>ETF-237</w:t>
            </w:r>
          </w:p>
        </w:tc>
        <w:tc>
          <w:tcPr>
            <w:tcW w:w="5108" w:type="dxa"/>
            <w:tcBorders>
              <w:top w:val="single" w:sz="4" w:space="0" w:color="auto"/>
              <w:left w:val="single" w:sz="4" w:space="0" w:color="auto"/>
              <w:bottom w:val="single" w:sz="4" w:space="0" w:color="auto"/>
              <w:right w:val="single" w:sz="4" w:space="0" w:color="auto"/>
            </w:tcBorders>
            <w:vAlign w:val="center"/>
          </w:tcPr>
          <w:p w14:paraId="773823EC" w14:textId="65CFA469" w:rsidR="00BD4FEC" w:rsidRPr="00640C73" w:rsidRDefault="00F92981" w:rsidP="00575A07">
            <w:pPr>
              <w:tabs>
                <w:tab w:val="left" w:pos="1962"/>
                <w:tab w:val="left" w:pos="1964"/>
                <w:tab w:val="center" w:pos="4513"/>
              </w:tabs>
              <w:spacing w:before="60" w:after="120"/>
              <w:rPr>
                <w:rFonts w:ascii="Arial" w:eastAsia="MS PGothic" w:hAnsi="Arial" w:cs="SimSun"/>
                <w:bCs/>
                <w:sz w:val="20"/>
                <w:szCs w:val="20"/>
                <w:lang w:eastAsia="en-AU"/>
              </w:rPr>
            </w:pPr>
            <w:r w:rsidRPr="00F92981">
              <w:rPr>
                <w:rFonts w:ascii="Arial" w:eastAsia="MS PGothic" w:hAnsi="Arial" w:cs="SimSun"/>
                <w:bCs/>
                <w:sz w:val="20"/>
                <w:szCs w:val="20"/>
                <w:lang w:eastAsia="en-AU"/>
              </w:rPr>
              <w:t>Confirm requirement for SAP Digital Payments or Custom Built Solution for processing card related payments in the Digital Store</w:t>
            </w:r>
          </w:p>
        </w:tc>
        <w:tc>
          <w:tcPr>
            <w:tcW w:w="1559" w:type="dxa"/>
            <w:tcBorders>
              <w:top w:val="single" w:sz="4" w:space="0" w:color="auto"/>
              <w:left w:val="single" w:sz="4" w:space="0" w:color="auto"/>
              <w:bottom w:val="single" w:sz="4" w:space="0" w:color="auto"/>
              <w:right w:val="single" w:sz="4" w:space="0" w:color="auto"/>
            </w:tcBorders>
            <w:vAlign w:val="center"/>
          </w:tcPr>
          <w:p w14:paraId="3FC70F3E" w14:textId="5121CF54" w:rsidR="00BD4FEC" w:rsidRPr="00640C73" w:rsidRDefault="00F92981" w:rsidP="00575A07">
            <w:pPr>
              <w:tabs>
                <w:tab w:val="left" w:pos="1962"/>
                <w:tab w:val="left" w:pos="1964"/>
                <w:tab w:val="center" w:pos="4513"/>
              </w:tabs>
              <w:spacing w:before="60" w:after="120"/>
              <w:rPr>
                <w:rFonts w:ascii="Arial" w:eastAsia="MS PGothic" w:hAnsi="Arial" w:cs="SimSun"/>
                <w:bCs/>
                <w:sz w:val="20"/>
                <w:szCs w:val="20"/>
                <w:lang w:eastAsia="en-AU"/>
              </w:rPr>
            </w:pPr>
            <w:r>
              <w:rPr>
                <w:rFonts w:ascii="Arial" w:eastAsia="MS PGothic" w:hAnsi="Arial" w:cs="SimSun"/>
                <w:bCs/>
                <w:sz w:val="20"/>
                <w:szCs w:val="20"/>
                <w:lang w:eastAsia="en-AU"/>
              </w:rPr>
              <w:t>03/04/2026</w:t>
            </w:r>
          </w:p>
        </w:tc>
        <w:tc>
          <w:tcPr>
            <w:tcW w:w="1366" w:type="dxa"/>
            <w:tcBorders>
              <w:top w:val="single" w:sz="4" w:space="0" w:color="auto"/>
              <w:left w:val="single" w:sz="4" w:space="0" w:color="auto"/>
              <w:bottom w:val="single" w:sz="4" w:space="0" w:color="auto"/>
              <w:right w:val="single" w:sz="4" w:space="0" w:color="auto"/>
            </w:tcBorders>
            <w:vAlign w:val="center"/>
          </w:tcPr>
          <w:p w14:paraId="52A096C3" w14:textId="599D3026" w:rsidR="00BD4FEC" w:rsidRPr="00640C73" w:rsidRDefault="00F92981" w:rsidP="00575A07">
            <w:pPr>
              <w:tabs>
                <w:tab w:val="left" w:pos="1962"/>
                <w:tab w:val="left" w:pos="1964"/>
                <w:tab w:val="center" w:pos="4513"/>
              </w:tabs>
              <w:spacing w:before="60" w:after="120"/>
              <w:rPr>
                <w:rFonts w:ascii="Arial" w:eastAsia="MS PGothic" w:hAnsi="Arial" w:cs="SimSun"/>
                <w:bCs/>
                <w:sz w:val="20"/>
                <w:szCs w:val="20"/>
                <w:lang w:eastAsia="en-AU"/>
              </w:rPr>
            </w:pPr>
            <w:r>
              <w:rPr>
                <w:rFonts w:ascii="Arial" w:eastAsia="MS PGothic" w:hAnsi="Arial" w:cs="SimSun"/>
                <w:bCs/>
                <w:sz w:val="20"/>
                <w:szCs w:val="20"/>
                <w:lang w:eastAsia="en-AU"/>
              </w:rPr>
              <w:t>Rajesh Sha</w:t>
            </w:r>
          </w:p>
        </w:tc>
      </w:tr>
      <w:tr w:rsidR="00BD4FEC" w:rsidRPr="00640C73" w14:paraId="2274AF4C" w14:textId="77777777" w:rsidTr="00575A07">
        <w:trPr>
          <w:trHeight w:val="300"/>
        </w:trPr>
        <w:tc>
          <w:tcPr>
            <w:tcW w:w="983" w:type="dxa"/>
            <w:tcBorders>
              <w:top w:val="single" w:sz="4" w:space="0" w:color="auto"/>
              <w:left w:val="single" w:sz="4" w:space="0" w:color="auto"/>
              <w:bottom w:val="single" w:sz="4" w:space="0" w:color="auto"/>
              <w:right w:val="single" w:sz="4" w:space="0" w:color="auto"/>
            </w:tcBorders>
            <w:vAlign w:val="center"/>
          </w:tcPr>
          <w:p w14:paraId="12DABEC5" w14:textId="7571A80A" w:rsidR="00BD4FEC" w:rsidRPr="00640C73" w:rsidRDefault="00CC2BE4" w:rsidP="00575A07">
            <w:pPr>
              <w:tabs>
                <w:tab w:val="left" w:pos="1962"/>
                <w:tab w:val="left" w:pos="1964"/>
                <w:tab w:val="center" w:pos="4513"/>
              </w:tabs>
              <w:spacing w:before="60" w:after="120"/>
              <w:rPr>
                <w:rFonts w:ascii="Arial" w:eastAsia="MS PGothic" w:hAnsi="Arial" w:cs="SimSun"/>
                <w:bCs/>
                <w:sz w:val="20"/>
                <w:szCs w:val="20"/>
                <w:lang w:eastAsia="en-AU"/>
              </w:rPr>
            </w:pPr>
            <w:r>
              <w:rPr>
                <w:rFonts w:ascii="Arial" w:eastAsia="MS PGothic" w:hAnsi="Arial" w:cs="SimSun"/>
                <w:bCs/>
                <w:sz w:val="20"/>
                <w:szCs w:val="20"/>
                <w:lang w:eastAsia="en-AU"/>
              </w:rPr>
              <w:t>ETF-442</w:t>
            </w:r>
          </w:p>
        </w:tc>
        <w:tc>
          <w:tcPr>
            <w:tcW w:w="5108" w:type="dxa"/>
            <w:tcBorders>
              <w:top w:val="single" w:sz="4" w:space="0" w:color="auto"/>
              <w:left w:val="single" w:sz="4" w:space="0" w:color="auto"/>
              <w:bottom w:val="single" w:sz="4" w:space="0" w:color="auto"/>
              <w:right w:val="single" w:sz="4" w:space="0" w:color="auto"/>
            </w:tcBorders>
            <w:vAlign w:val="center"/>
          </w:tcPr>
          <w:p w14:paraId="6CD556DE" w14:textId="5A31BC68" w:rsidR="00BD4FEC" w:rsidRPr="00640C73" w:rsidRDefault="00CC2BE4" w:rsidP="00575A07">
            <w:pPr>
              <w:tabs>
                <w:tab w:val="left" w:pos="1962"/>
                <w:tab w:val="left" w:pos="1964"/>
                <w:tab w:val="center" w:pos="4513"/>
              </w:tabs>
              <w:spacing w:before="60" w:after="120"/>
              <w:rPr>
                <w:rFonts w:ascii="Arial" w:eastAsia="MS PGothic" w:hAnsi="Arial" w:cs="SimSun"/>
                <w:bCs/>
                <w:sz w:val="20"/>
                <w:szCs w:val="20"/>
                <w:lang w:eastAsia="en-AU"/>
              </w:rPr>
            </w:pPr>
            <w:r w:rsidRPr="00CC2BE4">
              <w:rPr>
                <w:rFonts w:ascii="Arial" w:eastAsia="MS PGothic" w:hAnsi="Arial" w:cs="SimSun"/>
                <w:bCs/>
                <w:sz w:val="20"/>
                <w:szCs w:val="20"/>
                <w:lang w:eastAsia="en-AU"/>
              </w:rPr>
              <w:t>Payment Service Provider for SSM Digital Stores</w:t>
            </w:r>
          </w:p>
        </w:tc>
        <w:tc>
          <w:tcPr>
            <w:tcW w:w="1559" w:type="dxa"/>
            <w:tcBorders>
              <w:top w:val="single" w:sz="4" w:space="0" w:color="auto"/>
              <w:left w:val="single" w:sz="4" w:space="0" w:color="auto"/>
              <w:bottom w:val="single" w:sz="4" w:space="0" w:color="auto"/>
              <w:right w:val="single" w:sz="4" w:space="0" w:color="auto"/>
            </w:tcBorders>
            <w:vAlign w:val="center"/>
          </w:tcPr>
          <w:p w14:paraId="4F72718B" w14:textId="4115C42A" w:rsidR="00BD4FEC" w:rsidRPr="00640C73" w:rsidRDefault="00CC2BE4" w:rsidP="00575A07">
            <w:pPr>
              <w:tabs>
                <w:tab w:val="left" w:pos="1962"/>
                <w:tab w:val="left" w:pos="1964"/>
                <w:tab w:val="center" w:pos="4513"/>
              </w:tabs>
              <w:spacing w:before="60" w:after="120"/>
              <w:rPr>
                <w:rFonts w:ascii="Arial" w:eastAsia="MS PGothic" w:hAnsi="Arial" w:cs="SimSun"/>
                <w:bCs/>
                <w:sz w:val="20"/>
                <w:szCs w:val="20"/>
                <w:lang w:eastAsia="en-AU"/>
              </w:rPr>
            </w:pPr>
            <w:r>
              <w:rPr>
                <w:rFonts w:ascii="Arial" w:eastAsia="MS PGothic" w:hAnsi="Arial" w:cs="SimSun"/>
                <w:bCs/>
                <w:sz w:val="20"/>
                <w:szCs w:val="20"/>
                <w:lang w:eastAsia="en-AU"/>
              </w:rPr>
              <w:t>-</w:t>
            </w:r>
          </w:p>
        </w:tc>
        <w:tc>
          <w:tcPr>
            <w:tcW w:w="1366" w:type="dxa"/>
            <w:tcBorders>
              <w:top w:val="single" w:sz="4" w:space="0" w:color="auto"/>
              <w:left w:val="single" w:sz="4" w:space="0" w:color="auto"/>
              <w:bottom w:val="single" w:sz="4" w:space="0" w:color="auto"/>
              <w:right w:val="single" w:sz="4" w:space="0" w:color="auto"/>
            </w:tcBorders>
            <w:vAlign w:val="center"/>
          </w:tcPr>
          <w:p w14:paraId="747AB4BD" w14:textId="7EFA7BAC" w:rsidR="00BD4FEC" w:rsidRPr="00640C73" w:rsidRDefault="00CC2BE4" w:rsidP="00575A07">
            <w:pPr>
              <w:tabs>
                <w:tab w:val="left" w:pos="1962"/>
                <w:tab w:val="left" w:pos="1964"/>
                <w:tab w:val="center" w:pos="4513"/>
              </w:tabs>
              <w:spacing w:before="60" w:after="120"/>
              <w:rPr>
                <w:rFonts w:ascii="Arial" w:eastAsia="MS PGothic" w:hAnsi="Arial" w:cs="SimSun"/>
                <w:bCs/>
                <w:sz w:val="20"/>
                <w:szCs w:val="20"/>
                <w:lang w:eastAsia="en-AU"/>
              </w:rPr>
            </w:pPr>
            <w:r>
              <w:rPr>
                <w:rFonts w:ascii="Arial" w:eastAsia="MS PGothic" w:hAnsi="Arial" w:cs="SimSun"/>
                <w:bCs/>
                <w:sz w:val="20"/>
                <w:szCs w:val="20"/>
                <w:lang w:eastAsia="en-AU"/>
              </w:rPr>
              <w:t>Rajesh Sha</w:t>
            </w:r>
          </w:p>
        </w:tc>
      </w:tr>
      <w:tr w:rsidR="00BD4FEC" w:rsidRPr="00640C73" w14:paraId="3A5FA892" w14:textId="77777777" w:rsidTr="00575A07">
        <w:trPr>
          <w:trHeight w:val="300"/>
        </w:trPr>
        <w:tc>
          <w:tcPr>
            <w:tcW w:w="983" w:type="dxa"/>
            <w:tcBorders>
              <w:top w:val="single" w:sz="4" w:space="0" w:color="auto"/>
              <w:left w:val="single" w:sz="4" w:space="0" w:color="auto"/>
              <w:bottom w:val="single" w:sz="4" w:space="0" w:color="auto"/>
              <w:right w:val="single" w:sz="4" w:space="0" w:color="auto"/>
            </w:tcBorders>
            <w:vAlign w:val="center"/>
          </w:tcPr>
          <w:p w14:paraId="7175BB2B" w14:textId="6FB0ACF5" w:rsidR="00BD4FEC" w:rsidRPr="00640C73" w:rsidRDefault="00BD4FEC" w:rsidP="00575A07">
            <w:pPr>
              <w:tabs>
                <w:tab w:val="left" w:pos="1962"/>
                <w:tab w:val="left" w:pos="1964"/>
                <w:tab w:val="center" w:pos="4513"/>
              </w:tabs>
              <w:spacing w:before="60" w:after="120"/>
              <w:rPr>
                <w:rFonts w:ascii="Arial" w:eastAsia="MS PGothic" w:hAnsi="Arial" w:cs="SimSun"/>
                <w:bCs/>
                <w:sz w:val="20"/>
                <w:szCs w:val="20"/>
                <w:lang w:eastAsia="en-AU"/>
              </w:rPr>
            </w:pPr>
          </w:p>
        </w:tc>
        <w:tc>
          <w:tcPr>
            <w:tcW w:w="5108" w:type="dxa"/>
            <w:tcBorders>
              <w:top w:val="single" w:sz="4" w:space="0" w:color="auto"/>
              <w:left w:val="single" w:sz="4" w:space="0" w:color="auto"/>
              <w:bottom w:val="single" w:sz="4" w:space="0" w:color="auto"/>
              <w:right w:val="single" w:sz="4" w:space="0" w:color="auto"/>
            </w:tcBorders>
            <w:vAlign w:val="center"/>
          </w:tcPr>
          <w:p w14:paraId="4C9A422D" w14:textId="00B30AC4" w:rsidR="00BD4FEC" w:rsidRPr="00640C73" w:rsidRDefault="00BD4FEC" w:rsidP="00575A07">
            <w:pPr>
              <w:tabs>
                <w:tab w:val="left" w:pos="1962"/>
                <w:tab w:val="left" w:pos="1964"/>
                <w:tab w:val="center" w:pos="4513"/>
              </w:tabs>
              <w:spacing w:before="60" w:after="120"/>
              <w:rPr>
                <w:rFonts w:ascii="Arial" w:eastAsia="MS PGothic" w:hAnsi="Arial" w:cs="SimSun"/>
                <w:bCs/>
                <w:sz w:val="20"/>
                <w:szCs w:val="20"/>
                <w:lang w:eastAsia="en-AU"/>
              </w:rPr>
            </w:pPr>
          </w:p>
        </w:tc>
        <w:tc>
          <w:tcPr>
            <w:tcW w:w="1559" w:type="dxa"/>
            <w:tcBorders>
              <w:top w:val="single" w:sz="4" w:space="0" w:color="auto"/>
              <w:left w:val="single" w:sz="4" w:space="0" w:color="auto"/>
              <w:bottom w:val="single" w:sz="4" w:space="0" w:color="auto"/>
              <w:right w:val="single" w:sz="4" w:space="0" w:color="auto"/>
            </w:tcBorders>
            <w:vAlign w:val="center"/>
          </w:tcPr>
          <w:p w14:paraId="54E9A55E" w14:textId="77777777" w:rsidR="00BD4FEC" w:rsidRPr="00640C73" w:rsidRDefault="00BD4FEC" w:rsidP="00575A07">
            <w:pPr>
              <w:tabs>
                <w:tab w:val="left" w:pos="1962"/>
                <w:tab w:val="left" w:pos="1964"/>
                <w:tab w:val="center" w:pos="4513"/>
              </w:tabs>
              <w:spacing w:before="60" w:after="120"/>
              <w:rPr>
                <w:rFonts w:ascii="Arial" w:eastAsia="MS PGothic" w:hAnsi="Arial" w:cs="SimSun"/>
                <w:bCs/>
                <w:sz w:val="20"/>
                <w:szCs w:val="20"/>
                <w:lang w:eastAsia="en-AU"/>
              </w:rPr>
            </w:pPr>
          </w:p>
        </w:tc>
        <w:tc>
          <w:tcPr>
            <w:tcW w:w="1366" w:type="dxa"/>
            <w:tcBorders>
              <w:top w:val="single" w:sz="4" w:space="0" w:color="auto"/>
              <w:left w:val="single" w:sz="4" w:space="0" w:color="auto"/>
              <w:bottom w:val="single" w:sz="4" w:space="0" w:color="auto"/>
              <w:right w:val="single" w:sz="4" w:space="0" w:color="auto"/>
            </w:tcBorders>
            <w:vAlign w:val="center"/>
          </w:tcPr>
          <w:p w14:paraId="2279EC01" w14:textId="16B03377" w:rsidR="00BD4FEC" w:rsidRPr="00640C73" w:rsidRDefault="00BD4FEC" w:rsidP="00575A07">
            <w:pPr>
              <w:tabs>
                <w:tab w:val="left" w:pos="1962"/>
                <w:tab w:val="left" w:pos="1964"/>
                <w:tab w:val="center" w:pos="4513"/>
              </w:tabs>
              <w:spacing w:before="60" w:after="120"/>
              <w:rPr>
                <w:rFonts w:ascii="Arial" w:eastAsia="MS PGothic" w:hAnsi="Arial" w:cs="SimSun"/>
                <w:bCs/>
                <w:sz w:val="20"/>
                <w:szCs w:val="20"/>
                <w:lang w:eastAsia="en-AU"/>
              </w:rPr>
            </w:pPr>
          </w:p>
        </w:tc>
      </w:tr>
      <w:tr w:rsidR="00BD4FEC" w:rsidRPr="00640C73" w14:paraId="40583FE7" w14:textId="77777777" w:rsidTr="00575A07">
        <w:trPr>
          <w:trHeight w:val="300"/>
        </w:trPr>
        <w:tc>
          <w:tcPr>
            <w:tcW w:w="983" w:type="dxa"/>
            <w:tcBorders>
              <w:top w:val="single" w:sz="4" w:space="0" w:color="auto"/>
              <w:left w:val="single" w:sz="4" w:space="0" w:color="auto"/>
              <w:bottom w:val="single" w:sz="4" w:space="0" w:color="auto"/>
              <w:right w:val="single" w:sz="4" w:space="0" w:color="auto"/>
            </w:tcBorders>
            <w:vAlign w:val="center"/>
          </w:tcPr>
          <w:p w14:paraId="02D2CA73" w14:textId="533BFA11" w:rsidR="00BD4FEC" w:rsidRPr="00640C73" w:rsidRDefault="00BD4FEC" w:rsidP="00575A07">
            <w:pPr>
              <w:tabs>
                <w:tab w:val="left" w:pos="1962"/>
                <w:tab w:val="left" w:pos="1964"/>
                <w:tab w:val="center" w:pos="4513"/>
              </w:tabs>
              <w:spacing w:before="60" w:after="120"/>
              <w:rPr>
                <w:rFonts w:ascii="Arial" w:eastAsia="MS PGothic" w:hAnsi="Arial" w:cs="SimSun"/>
                <w:bCs/>
                <w:sz w:val="20"/>
                <w:szCs w:val="20"/>
                <w:lang w:eastAsia="en-AU"/>
              </w:rPr>
            </w:pPr>
          </w:p>
        </w:tc>
        <w:tc>
          <w:tcPr>
            <w:tcW w:w="5108" w:type="dxa"/>
            <w:tcBorders>
              <w:top w:val="single" w:sz="4" w:space="0" w:color="auto"/>
              <w:left w:val="single" w:sz="4" w:space="0" w:color="auto"/>
              <w:bottom w:val="single" w:sz="4" w:space="0" w:color="auto"/>
              <w:right w:val="single" w:sz="4" w:space="0" w:color="auto"/>
            </w:tcBorders>
            <w:vAlign w:val="center"/>
          </w:tcPr>
          <w:p w14:paraId="6BAD5659" w14:textId="5274505E" w:rsidR="00BD4FEC" w:rsidRPr="00640C73" w:rsidRDefault="00BD4FEC" w:rsidP="00575A07">
            <w:pPr>
              <w:tabs>
                <w:tab w:val="left" w:pos="1962"/>
                <w:tab w:val="left" w:pos="1964"/>
                <w:tab w:val="center" w:pos="4513"/>
              </w:tabs>
              <w:spacing w:before="60" w:after="120"/>
              <w:rPr>
                <w:rFonts w:ascii="Arial" w:eastAsia="MS PGothic" w:hAnsi="Arial" w:cs="SimSun"/>
                <w:bCs/>
                <w:sz w:val="20"/>
                <w:szCs w:val="20"/>
                <w:lang w:eastAsia="en-AU"/>
              </w:rPr>
            </w:pPr>
          </w:p>
        </w:tc>
        <w:tc>
          <w:tcPr>
            <w:tcW w:w="1559" w:type="dxa"/>
            <w:tcBorders>
              <w:top w:val="single" w:sz="4" w:space="0" w:color="auto"/>
              <w:left w:val="single" w:sz="4" w:space="0" w:color="auto"/>
              <w:bottom w:val="single" w:sz="4" w:space="0" w:color="auto"/>
              <w:right w:val="single" w:sz="4" w:space="0" w:color="auto"/>
            </w:tcBorders>
            <w:vAlign w:val="center"/>
          </w:tcPr>
          <w:p w14:paraId="73D6737E" w14:textId="77777777" w:rsidR="00BD4FEC" w:rsidRPr="00640C73" w:rsidRDefault="00BD4FEC" w:rsidP="00575A07">
            <w:pPr>
              <w:tabs>
                <w:tab w:val="left" w:pos="1962"/>
                <w:tab w:val="left" w:pos="1964"/>
                <w:tab w:val="center" w:pos="4513"/>
              </w:tabs>
              <w:spacing w:before="60" w:after="120"/>
              <w:rPr>
                <w:rFonts w:ascii="Arial" w:eastAsia="MS PGothic" w:hAnsi="Arial" w:cs="SimSun"/>
                <w:bCs/>
                <w:sz w:val="20"/>
                <w:szCs w:val="20"/>
                <w:lang w:eastAsia="en-AU"/>
              </w:rPr>
            </w:pPr>
          </w:p>
        </w:tc>
        <w:tc>
          <w:tcPr>
            <w:tcW w:w="1366" w:type="dxa"/>
            <w:tcBorders>
              <w:top w:val="single" w:sz="4" w:space="0" w:color="auto"/>
              <w:left w:val="single" w:sz="4" w:space="0" w:color="auto"/>
              <w:bottom w:val="single" w:sz="4" w:space="0" w:color="auto"/>
              <w:right w:val="single" w:sz="4" w:space="0" w:color="auto"/>
            </w:tcBorders>
            <w:vAlign w:val="center"/>
          </w:tcPr>
          <w:p w14:paraId="05198D8E" w14:textId="67E83634" w:rsidR="00BD4FEC" w:rsidRPr="00640C73" w:rsidRDefault="00BD4FEC" w:rsidP="00575A07">
            <w:pPr>
              <w:tabs>
                <w:tab w:val="left" w:pos="1962"/>
                <w:tab w:val="left" w:pos="1964"/>
                <w:tab w:val="center" w:pos="4513"/>
              </w:tabs>
              <w:spacing w:before="60" w:after="120"/>
              <w:rPr>
                <w:rFonts w:ascii="Arial" w:eastAsia="MS PGothic" w:hAnsi="Arial" w:cs="SimSun"/>
                <w:bCs/>
                <w:sz w:val="20"/>
                <w:szCs w:val="20"/>
                <w:lang w:eastAsia="en-AU"/>
              </w:rPr>
            </w:pPr>
          </w:p>
        </w:tc>
      </w:tr>
    </w:tbl>
    <w:p w14:paraId="5DC78F62" w14:textId="46EE9E40" w:rsidR="005F31B7" w:rsidRPr="00BF031B" w:rsidRDefault="00BF031B" w:rsidP="00BF031B">
      <w:pPr>
        <w:pStyle w:val="BIndent"/>
      </w:pPr>
      <w:r w:rsidRPr="00BF031B">
        <w:t>*This open items list will be updated as JIRA items are closed or updated.</w:t>
      </w:r>
    </w:p>
    <w:sectPr w:rsidR="005F31B7" w:rsidRPr="00BF031B" w:rsidSect="00D27721">
      <w:pgSz w:w="11906" w:h="16838"/>
      <w:pgMar w:top="1440" w:right="1440" w:bottom="1440" w:left="1440" w:header="397" w:footer="39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William Soehendra" w:date="2026-04-16T11:41:00Z" w:initials="WS">
    <w:p w14:paraId="132E1118" w14:textId="7EA9954B" w:rsidR="0046438C" w:rsidRDefault="0046438C" w:rsidP="0046438C">
      <w:pPr>
        <w:pStyle w:val="CommentText"/>
        <w:jc w:val="left"/>
      </w:pPr>
      <w:r>
        <w:rPr>
          <w:rStyle w:val="CommentReference"/>
        </w:rPr>
        <w:annotationRef/>
      </w:r>
      <w:r>
        <w:fldChar w:fldCharType="begin"/>
      </w:r>
      <w:r>
        <w:instrText>HYPERLINK "mailto:Rajesh.Sha@servicestream.com.au"</w:instrText>
      </w:r>
      <w:bookmarkStart w:id="30" w:name="_@_D5CEB6850E9842D7826AACC06A9370CFZ"/>
      <w:r>
        <w:fldChar w:fldCharType="separate"/>
      </w:r>
      <w:bookmarkEnd w:id="30"/>
      <w:r w:rsidRPr="0046438C">
        <w:rPr>
          <w:rStyle w:val="Mention"/>
          <w:noProof/>
        </w:rPr>
        <w:t>@Rajesh Sha</w:t>
      </w:r>
      <w:r>
        <w:fldChar w:fldCharType="end"/>
      </w:r>
      <w:r>
        <w:t xml:space="preserve"> Can you please fill in integration scope for MDFS/PIMS?</w:t>
      </w:r>
    </w:p>
  </w:comment>
  <w:comment w:id="29" w:author="Rajesh Sha" w:date="2026-04-16T23:05:00Z" w:initials="RS">
    <w:p w14:paraId="74406E50" w14:textId="6E766C1C" w:rsidR="0088640B" w:rsidRDefault="0088640B" w:rsidP="0088640B">
      <w:pPr>
        <w:pStyle w:val="CommentText"/>
        <w:jc w:val="left"/>
      </w:pPr>
      <w:r>
        <w:rPr>
          <w:rStyle w:val="CommentReference"/>
        </w:rPr>
        <w:annotationRef/>
      </w:r>
      <w:r>
        <w:fldChar w:fldCharType="begin"/>
      </w:r>
      <w:r>
        <w:instrText>HYPERLINK "mailto:William.Soehendra@servicestream.com.au"</w:instrText>
      </w:r>
      <w:bookmarkStart w:id="31" w:name="_@_0650672801C54BE1986BAF14AE57F802Z"/>
      <w:r>
        <w:fldChar w:fldCharType="separate"/>
      </w:r>
      <w:bookmarkEnd w:id="31"/>
      <w:r w:rsidRPr="0088640B">
        <w:rPr>
          <w:rStyle w:val="Mention"/>
          <w:noProof/>
        </w:rPr>
        <w:t>@William Soehendra</w:t>
      </w:r>
      <w:r>
        <w:fldChar w:fldCharType="end"/>
      </w:r>
      <w:r>
        <w:t xml:space="preserve"> Updated</w:t>
      </w:r>
    </w:p>
  </w:comment>
  <w:comment w:id="85" w:author="William Soehendra" w:date="2026-04-16T13:47:00Z" w:initials="WS">
    <w:p w14:paraId="0E57F59F" w14:textId="19C98AAE" w:rsidR="00F73D1F" w:rsidRDefault="00F73D1F" w:rsidP="00F73D1F">
      <w:pPr>
        <w:pStyle w:val="CommentText"/>
        <w:jc w:val="left"/>
      </w:pPr>
      <w:r>
        <w:rPr>
          <w:rStyle w:val="CommentReference"/>
        </w:rPr>
        <w:annotationRef/>
      </w:r>
      <w:r>
        <w:fldChar w:fldCharType="begin"/>
      </w:r>
      <w:r>
        <w:instrText>HYPERLINK "mailto:Rajesh.Sha@servicestream.com.au"</w:instrText>
      </w:r>
      <w:bookmarkStart w:id="87" w:name="_@_CA501DA358234AA899BBEA5F4B4E3F14Z"/>
      <w:r>
        <w:fldChar w:fldCharType="separate"/>
      </w:r>
      <w:bookmarkEnd w:id="87"/>
      <w:r w:rsidRPr="00F73D1F">
        <w:rPr>
          <w:rStyle w:val="Mention"/>
          <w:noProof/>
        </w:rPr>
        <w:t>@Rajesh Sha</w:t>
      </w:r>
      <w:r>
        <w:fldChar w:fldCharType="end"/>
      </w:r>
      <w:r>
        <w:t xml:space="preserve"> Can you please add the MDFS/PIMS interfaces here?</w:t>
      </w:r>
    </w:p>
  </w:comment>
  <w:comment w:id="86" w:author="Rajesh Sha" w:date="2026-04-16T23:07:00Z" w:initials="RS">
    <w:p w14:paraId="25EC7D0B" w14:textId="7966D976" w:rsidR="00A3556E" w:rsidRDefault="00A3556E" w:rsidP="00A3556E">
      <w:pPr>
        <w:pStyle w:val="CommentText"/>
        <w:jc w:val="left"/>
      </w:pPr>
      <w:r>
        <w:rPr>
          <w:rStyle w:val="CommentReference"/>
        </w:rPr>
        <w:annotationRef/>
      </w:r>
      <w:r>
        <w:fldChar w:fldCharType="begin"/>
      </w:r>
      <w:r>
        <w:instrText>HYPERLINK "mailto:William.Soehendra@servicestream.com.au"</w:instrText>
      </w:r>
      <w:bookmarkStart w:id="88" w:name="_@_AC757E47339D4A86A5467F3E430ED66CZ"/>
      <w:r>
        <w:fldChar w:fldCharType="separate"/>
      </w:r>
      <w:bookmarkEnd w:id="88"/>
      <w:r w:rsidRPr="00A3556E">
        <w:rPr>
          <w:rStyle w:val="Mention"/>
          <w:noProof/>
        </w:rPr>
        <w:t>@William Soehendra</w:t>
      </w:r>
      <w:r>
        <w:fldChar w:fldCharType="end"/>
      </w:r>
      <w:r>
        <w:t xml:space="preserve"> Sent you list of interfaces for PIMS and MDFS, include them here please</w:t>
      </w:r>
    </w:p>
  </w:comment>
  <w:comment w:id="105" w:author="Rajesh Sha" w:date="2026-04-16T23:09:00Z" w:initials="RS">
    <w:p w14:paraId="101AFFEB" w14:textId="2FEA27FF" w:rsidR="009F4B08" w:rsidRDefault="009F4B08" w:rsidP="009F4B08">
      <w:pPr>
        <w:pStyle w:val="CommentText"/>
        <w:jc w:val="left"/>
      </w:pPr>
      <w:r>
        <w:rPr>
          <w:rStyle w:val="CommentReference"/>
        </w:rPr>
        <w:annotationRef/>
      </w:r>
      <w:r>
        <w:fldChar w:fldCharType="begin"/>
      </w:r>
      <w:r>
        <w:instrText>HYPERLINK "mailto:William.Soehendra@servicestream.com.au"</w:instrText>
      </w:r>
      <w:bookmarkStart w:id="108" w:name="_@_BD2CDC449261497EA0DE8F0C74557ED2Z"/>
      <w:r>
        <w:fldChar w:fldCharType="separate"/>
      </w:r>
      <w:bookmarkEnd w:id="108"/>
      <w:r w:rsidRPr="009F4B08">
        <w:rPr>
          <w:rStyle w:val="Mention"/>
          <w:noProof/>
        </w:rPr>
        <w:t>@William Soehendra</w:t>
      </w:r>
      <w:r>
        <w:fldChar w:fldCharType="end"/>
      </w:r>
      <w:r>
        <w:t xml:space="preserve"> Reviewed and updated</w:t>
      </w:r>
    </w:p>
  </w:comment>
  <w:comment w:id="196" w:author="Rajesh Sha" w:date="2026-04-16T23:17:00Z" w:initials="RS">
    <w:p w14:paraId="4ECBA542" w14:textId="197A6823" w:rsidR="00421A45" w:rsidRDefault="00421A45" w:rsidP="00421A45">
      <w:pPr>
        <w:pStyle w:val="CommentText"/>
        <w:jc w:val="left"/>
      </w:pPr>
      <w:r>
        <w:rPr>
          <w:rStyle w:val="CommentReference"/>
        </w:rPr>
        <w:annotationRef/>
      </w:r>
      <w:r>
        <w:fldChar w:fldCharType="begin"/>
      </w:r>
      <w:r>
        <w:instrText>HYPERLINK "mailto:William.Soehendra@servicestream.com.au"</w:instrText>
      </w:r>
      <w:bookmarkStart w:id="212" w:name="_@_413E2B102D9047CBA29569EB4728D3C1Z"/>
      <w:r>
        <w:fldChar w:fldCharType="separate"/>
      </w:r>
      <w:bookmarkEnd w:id="212"/>
      <w:r w:rsidRPr="00421A45">
        <w:rPr>
          <w:rStyle w:val="Mention"/>
          <w:noProof/>
        </w:rPr>
        <w:t>@William Soehendra</w:t>
      </w:r>
      <w:r>
        <w:fldChar w:fldCharType="end"/>
      </w:r>
      <w:r>
        <w:t xml:space="preserve"> Updated now</w:t>
      </w:r>
    </w:p>
  </w:comment>
  <w:comment w:id="239" w:author="William Soehendra" w:date="2026-02-25T13:50:00Z" w:initials="WS">
    <w:p w14:paraId="201A647C" w14:textId="77777777" w:rsidR="00A11513" w:rsidRDefault="00A11513" w:rsidP="00A11513">
      <w:pPr>
        <w:pStyle w:val="CommentText"/>
        <w:jc w:val="left"/>
      </w:pPr>
      <w:r>
        <w:rPr>
          <w:rStyle w:val="CommentReference"/>
        </w:rPr>
        <w:annotationRef/>
      </w:r>
      <w:r>
        <w:t>We will add details in this section following integration workshops and monitoring requirements.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2E1118" w15:done="1"/>
  <w15:commentEx w15:paraId="74406E50" w15:paraIdParent="132E1118" w15:done="1"/>
  <w15:commentEx w15:paraId="0E57F59F" w15:done="1"/>
  <w15:commentEx w15:paraId="25EC7D0B" w15:paraIdParent="0E57F59F" w15:done="1"/>
  <w15:commentEx w15:paraId="101AFFEB" w15:done="1"/>
  <w15:commentEx w15:paraId="4ECBA542" w15:done="1"/>
  <w15:commentEx w15:paraId="201A647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393677" w16cex:dateUtc="2026-04-16T01:41:00Z"/>
  <w16cex:commentExtensible w16cex:durableId="075C64A5" w16cex:dateUtc="2026-04-16T13:05:00Z"/>
  <w16cex:commentExtensible w16cex:durableId="302FC4A0" w16cex:dateUtc="2026-04-16T03:47:00Z"/>
  <w16cex:commentExtensible w16cex:durableId="4989A141" w16cex:dateUtc="2026-04-16T13:07:00Z"/>
  <w16cex:commentExtensible w16cex:durableId="49745473" w16cex:dateUtc="2026-04-16T13:09:00Z"/>
  <w16cex:commentExtensible w16cex:durableId="176AC716" w16cex:dateUtc="2026-04-16T13:17:00Z"/>
  <w16cex:commentExtensible w16cex:durableId="75006FBE" w16cex:dateUtc="2026-02-25T0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2E1118" w16cid:durableId="2D393677"/>
  <w16cid:commentId w16cid:paraId="74406E50" w16cid:durableId="075C64A5"/>
  <w16cid:commentId w16cid:paraId="0E57F59F" w16cid:durableId="302FC4A0"/>
  <w16cid:commentId w16cid:paraId="25EC7D0B" w16cid:durableId="4989A141"/>
  <w16cid:commentId w16cid:paraId="101AFFEB" w16cid:durableId="49745473"/>
  <w16cid:commentId w16cid:paraId="4ECBA542" w16cid:durableId="176AC716"/>
  <w16cid:commentId w16cid:paraId="201A647C" w16cid:durableId="75006F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04AAF" w14:textId="77777777" w:rsidR="00DE01DF" w:rsidRDefault="00DE01DF" w:rsidP="00C254E3">
      <w:pPr>
        <w:spacing w:after="0" w:line="240" w:lineRule="auto"/>
      </w:pPr>
      <w:r>
        <w:separator/>
      </w:r>
    </w:p>
  </w:endnote>
  <w:endnote w:type="continuationSeparator" w:id="0">
    <w:p w14:paraId="180954AE" w14:textId="77777777" w:rsidR="00DE01DF" w:rsidRDefault="00DE01DF" w:rsidP="00C254E3">
      <w:pPr>
        <w:spacing w:after="0" w:line="240" w:lineRule="auto"/>
      </w:pPr>
      <w:r>
        <w:continuationSeparator/>
      </w:r>
    </w:p>
  </w:endnote>
  <w:endnote w:type="continuationNotice" w:id="1">
    <w:p w14:paraId="2C2E031D" w14:textId="77777777" w:rsidR="00DE01DF" w:rsidRDefault="00DE01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Symbol,Sans-Serif">
    <w:altName w:val="Symbol"/>
    <w:charset w:val="00"/>
    <w:family w:val="roman"/>
    <w:pitch w:val="default"/>
  </w:font>
  <w:font w:name="Arial Bold">
    <w:altName w:val="Arial"/>
    <w:panose1 w:val="020B0704020202020204"/>
    <w:charset w:val="00"/>
    <w:family w:val="auto"/>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Black">
    <w:charset w:val="00"/>
    <w:family w:val="auto"/>
    <w:pitch w:val="variable"/>
    <w:sig w:usb0="E0000AFF" w:usb1="5000217F" w:usb2="00000021" w:usb3="00000000" w:csb0="0000019F" w:csb1="00000000"/>
  </w:font>
  <w:font w:name="+mn-cs">
    <w:altName w:val="Cambria"/>
    <w:panose1 w:val="00000000000000000000"/>
    <w:charset w:val="00"/>
    <w:family w:val="roman"/>
    <w:notTrueType/>
    <w:pitch w:val="default"/>
  </w:font>
  <w:font w:name="Source Sans Pro Light">
    <w:charset w:val="00"/>
    <w:family w:val="swiss"/>
    <w:pitch w:val="variable"/>
    <w:sig w:usb0="600002F7" w:usb1="02000001"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Arial (W1)">
    <w:altName w:val="Arial"/>
    <w:charset w:val="00"/>
    <w:family w:val="swiss"/>
    <w:pitch w:val="variable"/>
    <w:sig w:usb0="20007A87" w:usb1="80000000" w:usb2="00000008" w:usb3="00000000" w:csb0="000001FF" w:csb1="00000000"/>
  </w:font>
  <w:font w:name="Verdana">
    <w:panose1 w:val="020B0604030504040204"/>
    <w:charset w:val="00"/>
    <w:family w:val="swiss"/>
    <w:pitch w:val="variable"/>
    <w:sig w:usb0="A00006FF" w:usb1="4000205B" w:usb2="00000010" w:usb3="00000000" w:csb0="0000019F" w:csb1="00000000"/>
  </w:font>
  <w:font w:name="Open Sans,">
    <w:altName w:val="Times New Roman"/>
    <w:panose1 w:val="00000000000000000000"/>
    <w:charset w:val="00"/>
    <w:family w:val="roman"/>
    <w:notTrueType/>
    <w:pitch w:val="default"/>
    <w:sig w:usb0="00000000" w:usb1="00000000" w:usb2="00000000" w:usb3="00000000" w:csb0="00000001" w:csb1="00000000"/>
  </w:font>
  <w:font w:name="Garamond 3">
    <w:charset w:val="00"/>
    <w:family w:val="roman"/>
    <w:pitch w:val="variable"/>
    <w:sig w:usb0="00000003" w:usb1="00000000" w:usb2="00000000" w:usb3="00000000" w:csb0="00000001" w:csb1="00000000"/>
  </w:font>
  <w:font w:name="OpenSans-Bold">
    <w:altName w:val="Calibri"/>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MingLiU">
    <w:panose1 w:val="02010609000101010101"/>
    <w:charset w:val="88"/>
    <w:family w:val="modern"/>
    <w:pitch w:val="fixed"/>
    <w:sig w:usb0="A00002FF" w:usb1="28CFFCFA" w:usb2="00000016" w:usb3="00000000" w:csb0="00100001" w:csb1="00000000"/>
  </w:font>
  <w:font w:name="MS Mincho">
    <w:panose1 w:val="02020609040205080304"/>
    <w:charset w:val="80"/>
    <w:family w:val="modern"/>
    <w:pitch w:val="fixed"/>
    <w:sig w:usb0="E00002FF" w:usb1="6AC7FDFB" w:usb2="08000012" w:usb3="00000000" w:csb0="0002009F" w:csb1="00000000"/>
  </w:font>
  <w:font w:name="UniSerif">
    <w:altName w:val="Courier New"/>
    <w:charset w:val="00"/>
    <w:family w:val="auto"/>
    <w:pitch w:val="variable"/>
    <w:sig w:usb0="00000001" w:usb1="00000000" w:usb2="00000000" w:usb3="00000000" w:csb0="00000003"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8"/>
      <w:gridCol w:w="3067"/>
      <w:gridCol w:w="1934"/>
    </w:tblGrid>
    <w:tr w:rsidR="00340B2A" w:rsidRPr="00387512" w14:paraId="6844EE0A" w14:textId="77777777" w:rsidTr="00340B2A">
      <w:tc>
        <w:tcPr>
          <w:tcW w:w="3828" w:type="dxa"/>
          <w:tcMar>
            <w:top w:w="113" w:type="dxa"/>
            <w:left w:w="0" w:type="dxa"/>
            <w:bottom w:w="113" w:type="dxa"/>
            <w:right w:w="0" w:type="dxa"/>
          </w:tcMar>
        </w:tcPr>
        <w:p w14:paraId="127E4DE5" w14:textId="77777777" w:rsidR="00340B2A" w:rsidRPr="00387512" w:rsidRDefault="00340B2A" w:rsidP="00362F9A">
          <w:pPr>
            <w:spacing w:line="264" w:lineRule="auto"/>
            <w:rPr>
              <w:rFonts w:ascii="Arial" w:hAnsi="Arial"/>
              <w:sz w:val="16"/>
              <w:szCs w:val="16"/>
            </w:rPr>
          </w:pPr>
          <w:r w:rsidRPr="007621C3">
            <w:rPr>
              <w:rFonts w:ascii="Arial" w:hAnsi="Arial"/>
              <w:noProof/>
              <w:sz w:val="16"/>
              <w:szCs w:val="16"/>
            </w:rPr>
            <mc:AlternateContent>
              <mc:Choice Requires="wpg">
                <w:drawing>
                  <wp:anchor distT="0" distB="0" distL="114300" distR="114300" simplePos="0" relativeHeight="251658244" behindDoc="0" locked="0" layoutInCell="1" allowOverlap="1" wp14:anchorId="7F526AAE" wp14:editId="17D38C46">
                    <wp:simplePos x="0" y="0"/>
                    <wp:positionH relativeFrom="page">
                      <wp:posOffset>0</wp:posOffset>
                    </wp:positionH>
                    <wp:positionV relativeFrom="page">
                      <wp:posOffset>3175</wp:posOffset>
                    </wp:positionV>
                    <wp:extent cx="1296442" cy="305962"/>
                    <wp:effectExtent l="0" t="0" r="0" b="0"/>
                    <wp:wrapNone/>
                    <wp:docPr id="9" name="Group 8">
                      <a:extLst xmlns:a="http://schemas.openxmlformats.org/drawingml/2006/main">
                        <a:ext uri="{FF2B5EF4-FFF2-40B4-BE49-F238E27FC236}">
                          <a16:creationId xmlns:a16="http://schemas.microsoft.com/office/drawing/2014/main" id="{FE0E9338-A05A-1A4C-8299-54BBAFF4C42C}"/>
                        </a:ext>
                      </a:extLst>
                    </wp:docPr>
                    <wp:cNvGraphicFramePr/>
                    <a:graphic xmlns:a="http://schemas.openxmlformats.org/drawingml/2006/main">
                      <a:graphicData uri="http://schemas.microsoft.com/office/word/2010/wordprocessingGroup">
                        <wpg:wgp>
                          <wpg:cNvGrpSpPr/>
                          <wpg:grpSpPr>
                            <a:xfrm>
                              <a:off x="0" y="0"/>
                              <a:ext cx="1296442" cy="305962"/>
                              <a:chOff x="0" y="0"/>
                              <a:chExt cx="5714056" cy="1348524"/>
                            </a:xfrm>
                          </wpg:grpSpPr>
                          <wps:wsp>
                            <wps:cNvPr id="2" name="Freeform 9">
                              <a:extLst>
                                <a:ext uri="{FF2B5EF4-FFF2-40B4-BE49-F238E27FC236}">
                                  <a16:creationId xmlns:a16="http://schemas.microsoft.com/office/drawing/2014/main" id="{34C7FC8D-7598-B242-904D-087DA345B2AA}"/>
                                </a:ext>
                              </a:extLst>
                            </wps:cNvPr>
                            <wps:cNvSpPr/>
                            <wps:spPr>
                              <a:xfrm>
                                <a:off x="1677475" y="463127"/>
                                <a:ext cx="4036581" cy="422289"/>
                              </a:xfrm>
                              <a:custGeom>
                                <a:avLst/>
                                <a:gdLst>
                                  <a:gd name="connsiteX0" fmla="*/ 3635713 w 4036581"/>
                                  <a:gd name="connsiteY0" fmla="*/ 112796 h 422289"/>
                                  <a:gd name="connsiteX1" fmla="*/ 3563673 w 4036581"/>
                                  <a:gd name="connsiteY1" fmla="*/ 112796 h 422289"/>
                                  <a:gd name="connsiteX2" fmla="*/ 3563673 w 4036581"/>
                                  <a:gd name="connsiteY2" fmla="*/ 413606 h 422289"/>
                                  <a:gd name="connsiteX3" fmla="*/ 3635713 w 4036581"/>
                                  <a:gd name="connsiteY3" fmla="*/ 413606 h 422289"/>
                                  <a:gd name="connsiteX4" fmla="*/ 3635713 w 4036581"/>
                                  <a:gd name="connsiteY4" fmla="*/ 240057 h 422289"/>
                                  <a:gd name="connsiteX5" fmla="*/ 3704268 w 4036581"/>
                                  <a:gd name="connsiteY5" fmla="*/ 164857 h 422289"/>
                                  <a:gd name="connsiteX6" fmla="*/ 3764113 w 4036581"/>
                                  <a:gd name="connsiteY6" fmla="*/ 231383 h 422289"/>
                                  <a:gd name="connsiteX7" fmla="*/ 3764113 w 4036581"/>
                                  <a:gd name="connsiteY7" fmla="*/ 413606 h 422289"/>
                                  <a:gd name="connsiteX8" fmla="*/ 3836143 w 4036581"/>
                                  <a:gd name="connsiteY8" fmla="*/ 413606 h 422289"/>
                                  <a:gd name="connsiteX9" fmla="*/ 3836143 w 4036581"/>
                                  <a:gd name="connsiteY9" fmla="*/ 240057 h 422289"/>
                                  <a:gd name="connsiteX10" fmla="*/ 3904698 w 4036581"/>
                                  <a:gd name="connsiteY10" fmla="*/ 164857 h 422289"/>
                                  <a:gd name="connsiteX11" fmla="*/ 3964542 w 4036581"/>
                                  <a:gd name="connsiteY11" fmla="*/ 231383 h 422289"/>
                                  <a:gd name="connsiteX12" fmla="*/ 3964542 w 4036581"/>
                                  <a:gd name="connsiteY12" fmla="*/ 413606 h 422289"/>
                                  <a:gd name="connsiteX13" fmla="*/ 4036582 w 4036581"/>
                                  <a:gd name="connsiteY13" fmla="*/ 413606 h 422289"/>
                                  <a:gd name="connsiteX14" fmla="*/ 4036582 w 4036581"/>
                                  <a:gd name="connsiteY14" fmla="*/ 219818 h 422289"/>
                                  <a:gd name="connsiteX15" fmla="*/ 3922129 w 4036581"/>
                                  <a:gd name="connsiteY15" fmla="*/ 104122 h 422289"/>
                                  <a:gd name="connsiteX16" fmla="*/ 3820453 w 4036581"/>
                                  <a:gd name="connsiteY16" fmla="*/ 156183 h 422289"/>
                                  <a:gd name="connsiteX17" fmla="*/ 3721690 w 4036581"/>
                                  <a:gd name="connsiteY17" fmla="*/ 104122 h 422289"/>
                                  <a:gd name="connsiteX18" fmla="*/ 3635703 w 4036581"/>
                                  <a:gd name="connsiteY18" fmla="*/ 147509 h 422289"/>
                                  <a:gd name="connsiteX19" fmla="*/ 3635703 w 4036581"/>
                                  <a:gd name="connsiteY19" fmla="*/ 112796 h 422289"/>
                                  <a:gd name="connsiteX20" fmla="*/ 3334769 w 4036581"/>
                                  <a:gd name="connsiteY20" fmla="*/ 367328 h 422289"/>
                                  <a:gd name="connsiteX21" fmla="*/ 3283645 w 4036581"/>
                                  <a:gd name="connsiteY21" fmla="*/ 323940 h 422289"/>
                                  <a:gd name="connsiteX22" fmla="*/ 3328961 w 4036581"/>
                                  <a:gd name="connsiteY22" fmla="*/ 280553 h 422289"/>
                                  <a:gd name="connsiteX23" fmla="*/ 3423659 w 4036581"/>
                                  <a:gd name="connsiteY23" fmla="*/ 271879 h 422289"/>
                                  <a:gd name="connsiteX24" fmla="*/ 3423659 w 4036581"/>
                                  <a:gd name="connsiteY24" fmla="*/ 283444 h 422289"/>
                                  <a:gd name="connsiteX25" fmla="*/ 3334769 w 4036581"/>
                                  <a:gd name="connsiteY25" fmla="*/ 367328 h 422289"/>
                                  <a:gd name="connsiteX26" fmla="*/ 3300486 w 4036581"/>
                                  <a:gd name="connsiteY26" fmla="*/ 193778 h 422289"/>
                                  <a:gd name="connsiteX27" fmla="*/ 3360912 w 4036581"/>
                                  <a:gd name="connsiteY27" fmla="*/ 159074 h 422289"/>
                                  <a:gd name="connsiteX28" fmla="*/ 3423650 w 4036581"/>
                                  <a:gd name="connsiteY28" fmla="*/ 214036 h 422289"/>
                                  <a:gd name="connsiteX29" fmla="*/ 3423650 w 4036581"/>
                                  <a:gd name="connsiteY29" fmla="*/ 219818 h 422289"/>
                                  <a:gd name="connsiteX30" fmla="*/ 3326048 w 4036581"/>
                                  <a:gd name="connsiteY30" fmla="*/ 228492 h 422289"/>
                                  <a:gd name="connsiteX31" fmla="*/ 3211596 w 4036581"/>
                                  <a:gd name="connsiteY31" fmla="*/ 323940 h 422289"/>
                                  <a:gd name="connsiteX32" fmla="*/ 3323144 w 4036581"/>
                                  <a:gd name="connsiteY32" fmla="*/ 422280 h 422289"/>
                                  <a:gd name="connsiteX33" fmla="*/ 3423650 w 4036581"/>
                                  <a:gd name="connsiteY33" fmla="*/ 378902 h 422289"/>
                                  <a:gd name="connsiteX34" fmla="*/ 3423650 w 4036581"/>
                                  <a:gd name="connsiteY34" fmla="*/ 413606 h 422289"/>
                                  <a:gd name="connsiteX35" fmla="*/ 3495689 w 4036581"/>
                                  <a:gd name="connsiteY35" fmla="*/ 413606 h 422289"/>
                                  <a:gd name="connsiteX36" fmla="*/ 3495689 w 4036581"/>
                                  <a:gd name="connsiteY36" fmla="*/ 214036 h 422289"/>
                                  <a:gd name="connsiteX37" fmla="*/ 3473031 w 4036581"/>
                                  <a:gd name="connsiteY37" fmla="*/ 144030 h 422289"/>
                                  <a:gd name="connsiteX38" fmla="*/ 3360902 w 4036581"/>
                                  <a:gd name="connsiteY38" fmla="*/ 104113 h 422289"/>
                                  <a:gd name="connsiteX39" fmla="*/ 3226114 w 4036581"/>
                                  <a:gd name="connsiteY39" fmla="*/ 193778 h 422289"/>
                                  <a:gd name="connsiteX40" fmla="*/ 3300486 w 4036581"/>
                                  <a:gd name="connsiteY40" fmla="*/ 193778 h 422289"/>
                                  <a:gd name="connsiteX41" fmla="*/ 3027436 w 4036581"/>
                                  <a:gd name="connsiteY41" fmla="*/ 159074 h 422289"/>
                                  <a:gd name="connsiteX42" fmla="*/ 3104702 w 4036581"/>
                                  <a:gd name="connsiteY42" fmla="*/ 234275 h 422289"/>
                                  <a:gd name="connsiteX43" fmla="*/ 2947266 w 4036581"/>
                                  <a:gd name="connsiteY43" fmla="*/ 234275 h 422289"/>
                                  <a:gd name="connsiteX44" fmla="*/ 3027436 w 4036581"/>
                                  <a:gd name="connsiteY44" fmla="*/ 159074 h 422289"/>
                                  <a:gd name="connsiteX45" fmla="*/ 3095992 w 4036581"/>
                                  <a:gd name="connsiteY45" fmla="*/ 326832 h 422289"/>
                                  <a:gd name="connsiteX46" fmla="*/ 3029178 w 4036581"/>
                                  <a:gd name="connsiteY46" fmla="*/ 367328 h 422289"/>
                                  <a:gd name="connsiteX47" fmla="*/ 2947266 w 4036581"/>
                                  <a:gd name="connsiteY47" fmla="*/ 289227 h 422289"/>
                                  <a:gd name="connsiteX48" fmla="*/ 3179656 w 4036581"/>
                                  <a:gd name="connsiteY48" fmla="*/ 289227 h 422289"/>
                                  <a:gd name="connsiteX49" fmla="*/ 3179656 w 4036581"/>
                                  <a:gd name="connsiteY49" fmla="*/ 277662 h 422289"/>
                                  <a:gd name="connsiteX50" fmla="*/ 3169773 w 4036581"/>
                                  <a:gd name="connsiteY50" fmla="*/ 204775 h 422289"/>
                                  <a:gd name="connsiteX51" fmla="*/ 3027436 w 4036581"/>
                                  <a:gd name="connsiteY51" fmla="*/ 104122 h 422289"/>
                                  <a:gd name="connsiteX52" fmla="*/ 2872314 w 4036581"/>
                                  <a:gd name="connsiteY52" fmla="*/ 263206 h 422289"/>
                                  <a:gd name="connsiteX53" fmla="*/ 3029178 w 4036581"/>
                                  <a:gd name="connsiteY53" fmla="*/ 422290 h 422289"/>
                                  <a:gd name="connsiteX54" fmla="*/ 3173839 w 4036581"/>
                                  <a:gd name="connsiteY54" fmla="*/ 326851 h 422289"/>
                                  <a:gd name="connsiteX55" fmla="*/ 3095992 w 4036581"/>
                                  <a:gd name="connsiteY55" fmla="*/ 326851 h 422289"/>
                                  <a:gd name="connsiteX56" fmla="*/ 2857214 w 4036581"/>
                                  <a:gd name="connsiteY56" fmla="*/ 170639 h 422289"/>
                                  <a:gd name="connsiteX57" fmla="*/ 2857214 w 4036581"/>
                                  <a:gd name="connsiteY57" fmla="*/ 107004 h 422289"/>
                                  <a:gd name="connsiteX58" fmla="*/ 2839202 w 4036581"/>
                                  <a:gd name="connsiteY58" fmla="*/ 107004 h 422289"/>
                                  <a:gd name="connsiteX59" fmla="*/ 2754958 w 4036581"/>
                                  <a:gd name="connsiteY59" fmla="*/ 147500 h 422289"/>
                                  <a:gd name="connsiteX60" fmla="*/ 2754958 w 4036581"/>
                                  <a:gd name="connsiteY60" fmla="*/ 112796 h 422289"/>
                                  <a:gd name="connsiteX61" fmla="*/ 2682918 w 4036581"/>
                                  <a:gd name="connsiteY61" fmla="*/ 112796 h 422289"/>
                                  <a:gd name="connsiteX62" fmla="*/ 2682918 w 4036581"/>
                                  <a:gd name="connsiteY62" fmla="*/ 413606 h 422289"/>
                                  <a:gd name="connsiteX63" fmla="*/ 2754958 w 4036581"/>
                                  <a:gd name="connsiteY63" fmla="*/ 413606 h 422289"/>
                                  <a:gd name="connsiteX64" fmla="*/ 2754958 w 4036581"/>
                                  <a:gd name="connsiteY64" fmla="*/ 242958 h 422289"/>
                                  <a:gd name="connsiteX65" fmla="*/ 2821771 w 4036581"/>
                                  <a:gd name="connsiteY65" fmla="*/ 170649 h 422289"/>
                                  <a:gd name="connsiteX66" fmla="*/ 2857214 w 4036581"/>
                                  <a:gd name="connsiteY66" fmla="*/ 170649 h 422289"/>
                                  <a:gd name="connsiteX67" fmla="*/ 2481908 w 4036581"/>
                                  <a:gd name="connsiteY67" fmla="*/ 332614 h 422289"/>
                                  <a:gd name="connsiteX68" fmla="*/ 2559755 w 4036581"/>
                                  <a:gd name="connsiteY68" fmla="*/ 413597 h 422289"/>
                                  <a:gd name="connsiteX69" fmla="*/ 2635279 w 4036581"/>
                                  <a:gd name="connsiteY69" fmla="*/ 413597 h 422289"/>
                                  <a:gd name="connsiteX70" fmla="*/ 2635279 w 4036581"/>
                                  <a:gd name="connsiteY70" fmla="*/ 357479 h 422289"/>
                                  <a:gd name="connsiteX71" fmla="*/ 2577186 w 4036581"/>
                                  <a:gd name="connsiteY71" fmla="*/ 357479 h 422289"/>
                                  <a:gd name="connsiteX72" fmla="*/ 2553938 w 4036581"/>
                                  <a:gd name="connsiteY72" fmla="*/ 332614 h 422289"/>
                                  <a:gd name="connsiteX73" fmla="*/ 2553938 w 4036581"/>
                                  <a:gd name="connsiteY73" fmla="*/ 170639 h 422289"/>
                                  <a:gd name="connsiteX74" fmla="*/ 2635279 w 4036581"/>
                                  <a:gd name="connsiteY74" fmla="*/ 170639 h 422289"/>
                                  <a:gd name="connsiteX75" fmla="*/ 2635279 w 4036581"/>
                                  <a:gd name="connsiteY75" fmla="*/ 112796 h 422289"/>
                                  <a:gd name="connsiteX76" fmla="*/ 2553938 w 4036581"/>
                                  <a:gd name="connsiteY76" fmla="*/ 112796 h 422289"/>
                                  <a:gd name="connsiteX77" fmla="*/ 2553938 w 4036581"/>
                                  <a:gd name="connsiteY77" fmla="*/ 43368 h 422289"/>
                                  <a:gd name="connsiteX78" fmla="*/ 2481908 w 4036581"/>
                                  <a:gd name="connsiteY78" fmla="*/ 43368 h 422289"/>
                                  <a:gd name="connsiteX79" fmla="*/ 2481908 w 4036581"/>
                                  <a:gd name="connsiteY79" fmla="*/ 112796 h 422289"/>
                                  <a:gd name="connsiteX80" fmla="*/ 2409287 w 4036581"/>
                                  <a:gd name="connsiteY80" fmla="*/ 112796 h 422289"/>
                                  <a:gd name="connsiteX81" fmla="*/ 2409287 w 4036581"/>
                                  <a:gd name="connsiteY81" fmla="*/ 170639 h 422289"/>
                                  <a:gd name="connsiteX82" fmla="*/ 2481908 w 4036581"/>
                                  <a:gd name="connsiteY82" fmla="*/ 170639 h 422289"/>
                                  <a:gd name="connsiteX83" fmla="*/ 2481908 w 4036581"/>
                                  <a:gd name="connsiteY83" fmla="*/ 332614 h 422289"/>
                                  <a:gd name="connsiteX84" fmla="*/ 2047918 w 4036581"/>
                                  <a:gd name="connsiteY84" fmla="*/ 300801 h 422289"/>
                                  <a:gd name="connsiteX85" fmla="*/ 2219301 w 4036581"/>
                                  <a:gd name="connsiteY85" fmla="*/ 422280 h 422289"/>
                                  <a:gd name="connsiteX86" fmla="*/ 2387790 w 4036581"/>
                                  <a:gd name="connsiteY86" fmla="*/ 297910 h 422289"/>
                                  <a:gd name="connsiteX87" fmla="*/ 2245453 w 4036581"/>
                                  <a:gd name="connsiteY87" fmla="*/ 176431 h 422289"/>
                                  <a:gd name="connsiteX88" fmla="*/ 2210590 w 4036581"/>
                                  <a:gd name="connsiteY88" fmla="*/ 171227 h 422289"/>
                                  <a:gd name="connsiteX89" fmla="*/ 2129259 w 4036581"/>
                                  <a:gd name="connsiteY89" fmla="*/ 112805 h 422289"/>
                                  <a:gd name="connsiteX90" fmla="*/ 2219311 w 4036581"/>
                                  <a:gd name="connsiteY90" fmla="*/ 57844 h 422289"/>
                                  <a:gd name="connsiteX91" fmla="*/ 2302394 w 4036581"/>
                                  <a:gd name="connsiteY91" fmla="*/ 112805 h 422289"/>
                                  <a:gd name="connsiteX92" fmla="*/ 2379080 w 4036581"/>
                                  <a:gd name="connsiteY92" fmla="*/ 112805 h 422289"/>
                                  <a:gd name="connsiteX93" fmla="*/ 2219311 w 4036581"/>
                                  <a:gd name="connsiteY93" fmla="*/ 0 h 422289"/>
                                  <a:gd name="connsiteX94" fmla="*/ 2056638 w 4036581"/>
                                  <a:gd name="connsiteY94" fmla="*/ 118588 h 422289"/>
                                  <a:gd name="connsiteX95" fmla="*/ 2196072 w 4036581"/>
                                  <a:gd name="connsiteY95" fmla="*/ 242958 h 422289"/>
                                  <a:gd name="connsiteX96" fmla="*/ 2230925 w 4036581"/>
                                  <a:gd name="connsiteY96" fmla="*/ 248162 h 422289"/>
                                  <a:gd name="connsiteX97" fmla="*/ 2314008 w 4036581"/>
                                  <a:gd name="connsiteY97" fmla="*/ 303702 h 422289"/>
                                  <a:gd name="connsiteX98" fmla="*/ 2219311 w 4036581"/>
                                  <a:gd name="connsiteY98" fmla="*/ 364437 h 422289"/>
                                  <a:gd name="connsiteX99" fmla="*/ 2124613 w 4036581"/>
                                  <a:gd name="connsiteY99" fmla="*/ 300801 h 422289"/>
                                  <a:gd name="connsiteX100" fmla="*/ 2047918 w 4036581"/>
                                  <a:gd name="connsiteY100" fmla="*/ 300801 h 422289"/>
                                  <a:gd name="connsiteX101" fmla="*/ 1862007 w 4036581"/>
                                  <a:gd name="connsiteY101" fmla="*/ 159074 h 422289"/>
                                  <a:gd name="connsiteX102" fmla="*/ 1939273 w 4036581"/>
                                  <a:gd name="connsiteY102" fmla="*/ 234275 h 422289"/>
                                  <a:gd name="connsiteX103" fmla="*/ 1781837 w 4036581"/>
                                  <a:gd name="connsiteY103" fmla="*/ 234275 h 422289"/>
                                  <a:gd name="connsiteX104" fmla="*/ 1862007 w 4036581"/>
                                  <a:gd name="connsiteY104" fmla="*/ 159074 h 422289"/>
                                  <a:gd name="connsiteX105" fmla="*/ 1930562 w 4036581"/>
                                  <a:gd name="connsiteY105" fmla="*/ 326832 h 422289"/>
                                  <a:gd name="connsiteX106" fmla="*/ 1863749 w 4036581"/>
                                  <a:gd name="connsiteY106" fmla="*/ 367328 h 422289"/>
                                  <a:gd name="connsiteX107" fmla="*/ 1781837 w 4036581"/>
                                  <a:gd name="connsiteY107" fmla="*/ 289227 h 422289"/>
                                  <a:gd name="connsiteX108" fmla="*/ 2014226 w 4036581"/>
                                  <a:gd name="connsiteY108" fmla="*/ 289227 h 422289"/>
                                  <a:gd name="connsiteX109" fmla="*/ 2014226 w 4036581"/>
                                  <a:gd name="connsiteY109" fmla="*/ 277662 h 422289"/>
                                  <a:gd name="connsiteX110" fmla="*/ 2004344 w 4036581"/>
                                  <a:gd name="connsiteY110" fmla="*/ 204775 h 422289"/>
                                  <a:gd name="connsiteX111" fmla="*/ 1862007 w 4036581"/>
                                  <a:gd name="connsiteY111" fmla="*/ 104122 h 422289"/>
                                  <a:gd name="connsiteX112" fmla="*/ 1706884 w 4036581"/>
                                  <a:gd name="connsiteY112" fmla="*/ 263206 h 422289"/>
                                  <a:gd name="connsiteX113" fmla="*/ 1863749 w 4036581"/>
                                  <a:gd name="connsiteY113" fmla="*/ 422290 h 422289"/>
                                  <a:gd name="connsiteX114" fmla="*/ 2008418 w 4036581"/>
                                  <a:gd name="connsiteY114" fmla="*/ 326851 h 422289"/>
                                  <a:gd name="connsiteX115" fmla="*/ 1930562 w 4036581"/>
                                  <a:gd name="connsiteY115" fmla="*/ 326851 h 422289"/>
                                  <a:gd name="connsiteX116" fmla="*/ 1601742 w 4036581"/>
                                  <a:gd name="connsiteY116" fmla="*/ 326832 h 422289"/>
                                  <a:gd name="connsiteX117" fmla="*/ 1540736 w 4036581"/>
                                  <a:gd name="connsiteY117" fmla="*/ 365584 h 422289"/>
                                  <a:gd name="connsiteX118" fmla="*/ 1457653 w 4036581"/>
                                  <a:gd name="connsiteY118" fmla="*/ 263187 h 422289"/>
                                  <a:gd name="connsiteX119" fmla="*/ 1540736 w 4036581"/>
                                  <a:gd name="connsiteY119" fmla="*/ 160800 h 422289"/>
                                  <a:gd name="connsiteX120" fmla="*/ 1598258 w 4036581"/>
                                  <a:gd name="connsiteY120" fmla="*/ 193769 h 422289"/>
                                  <a:gd name="connsiteX121" fmla="*/ 1675524 w 4036581"/>
                                  <a:gd name="connsiteY121" fmla="*/ 193769 h 422289"/>
                                  <a:gd name="connsiteX122" fmla="*/ 1540736 w 4036581"/>
                                  <a:gd name="connsiteY122" fmla="*/ 104103 h 422289"/>
                                  <a:gd name="connsiteX123" fmla="*/ 1385614 w 4036581"/>
                                  <a:gd name="connsiteY123" fmla="*/ 263187 h 422289"/>
                                  <a:gd name="connsiteX124" fmla="*/ 1540736 w 4036581"/>
                                  <a:gd name="connsiteY124" fmla="*/ 422271 h 422289"/>
                                  <a:gd name="connsiteX125" fmla="*/ 1678428 w 4036581"/>
                                  <a:gd name="connsiteY125" fmla="*/ 326832 h 422289"/>
                                  <a:gd name="connsiteX126" fmla="*/ 1601742 w 4036581"/>
                                  <a:gd name="connsiteY126" fmla="*/ 326832 h 422289"/>
                                  <a:gd name="connsiteX127" fmla="*/ 1260128 w 4036581"/>
                                  <a:gd name="connsiteY127" fmla="*/ 72300 h 422289"/>
                                  <a:gd name="connsiteX128" fmla="*/ 1332167 w 4036581"/>
                                  <a:gd name="connsiteY128" fmla="*/ 72300 h 422289"/>
                                  <a:gd name="connsiteX129" fmla="*/ 1332167 w 4036581"/>
                                  <a:gd name="connsiteY129" fmla="*/ 8664 h 422289"/>
                                  <a:gd name="connsiteX130" fmla="*/ 1260128 w 4036581"/>
                                  <a:gd name="connsiteY130" fmla="*/ 8664 h 422289"/>
                                  <a:gd name="connsiteX131" fmla="*/ 1260128 w 4036581"/>
                                  <a:gd name="connsiteY131" fmla="*/ 72300 h 422289"/>
                                  <a:gd name="connsiteX132" fmla="*/ 1260128 w 4036581"/>
                                  <a:gd name="connsiteY132" fmla="*/ 413606 h 422289"/>
                                  <a:gd name="connsiteX133" fmla="*/ 1332167 w 4036581"/>
                                  <a:gd name="connsiteY133" fmla="*/ 413606 h 422289"/>
                                  <a:gd name="connsiteX134" fmla="*/ 1332167 w 4036581"/>
                                  <a:gd name="connsiteY134" fmla="*/ 112796 h 422289"/>
                                  <a:gd name="connsiteX135" fmla="*/ 1260128 w 4036581"/>
                                  <a:gd name="connsiteY135" fmla="*/ 112796 h 422289"/>
                                  <a:gd name="connsiteX136" fmla="*/ 1260128 w 4036581"/>
                                  <a:gd name="connsiteY136" fmla="*/ 413606 h 422289"/>
                                  <a:gd name="connsiteX137" fmla="*/ 1034127 w 4036581"/>
                                  <a:gd name="connsiteY137" fmla="*/ 413606 h 422289"/>
                                  <a:gd name="connsiteX138" fmla="*/ 1106166 w 4036581"/>
                                  <a:gd name="connsiteY138" fmla="*/ 413606 h 422289"/>
                                  <a:gd name="connsiteX139" fmla="*/ 1222361 w 4036581"/>
                                  <a:gd name="connsiteY139" fmla="*/ 112796 h 422289"/>
                                  <a:gd name="connsiteX140" fmla="*/ 1145675 w 4036581"/>
                                  <a:gd name="connsiteY140" fmla="*/ 112796 h 422289"/>
                                  <a:gd name="connsiteX141" fmla="*/ 1103843 w 4036581"/>
                                  <a:gd name="connsiteY141" fmla="*/ 228492 h 422289"/>
                                  <a:gd name="connsiteX142" fmla="*/ 1071303 w 4036581"/>
                                  <a:gd name="connsiteY142" fmla="*/ 335515 h 422289"/>
                                  <a:gd name="connsiteX143" fmla="*/ 1068980 w 4036581"/>
                                  <a:gd name="connsiteY143" fmla="*/ 335515 h 422289"/>
                                  <a:gd name="connsiteX144" fmla="*/ 1036440 w 4036581"/>
                                  <a:gd name="connsiteY144" fmla="*/ 228492 h 422289"/>
                                  <a:gd name="connsiteX145" fmla="*/ 994608 w 4036581"/>
                                  <a:gd name="connsiteY145" fmla="*/ 112796 h 422289"/>
                                  <a:gd name="connsiteX146" fmla="*/ 917923 w 4036581"/>
                                  <a:gd name="connsiteY146" fmla="*/ 112796 h 422289"/>
                                  <a:gd name="connsiteX147" fmla="*/ 1034127 w 4036581"/>
                                  <a:gd name="connsiteY147" fmla="*/ 413606 h 422289"/>
                                  <a:gd name="connsiteX148" fmla="*/ 909811 w 4036581"/>
                                  <a:gd name="connsiteY148" fmla="*/ 170639 h 422289"/>
                                  <a:gd name="connsiteX149" fmla="*/ 909811 w 4036581"/>
                                  <a:gd name="connsiteY149" fmla="*/ 107004 h 422289"/>
                                  <a:gd name="connsiteX150" fmla="*/ 891799 w 4036581"/>
                                  <a:gd name="connsiteY150" fmla="*/ 107004 h 422289"/>
                                  <a:gd name="connsiteX151" fmla="*/ 807554 w 4036581"/>
                                  <a:gd name="connsiteY151" fmla="*/ 147500 h 422289"/>
                                  <a:gd name="connsiteX152" fmla="*/ 807554 w 4036581"/>
                                  <a:gd name="connsiteY152" fmla="*/ 112796 h 422289"/>
                                  <a:gd name="connsiteX153" fmla="*/ 735515 w 4036581"/>
                                  <a:gd name="connsiteY153" fmla="*/ 112796 h 422289"/>
                                  <a:gd name="connsiteX154" fmla="*/ 735515 w 4036581"/>
                                  <a:gd name="connsiteY154" fmla="*/ 413606 h 422289"/>
                                  <a:gd name="connsiteX155" fmla="*/ 807554 w 4036581"/>
                                  <a:gd name="connsiteY155" fmla="*/ 413606 h 422289"/>
                                  <a:gd name="connsiteX156" fmla="*/ 807554 w 4036581"/>
                                  <a:gd name="connsiteY156" fmla="*/ 242958 h 422289"/>
                                  <a:gd name="connsiteX157" fmla="*/ 874367 w 4036581"/>
                                  <a:gd name="connsiteY157" fmla="*/ 170649 h 422289"/>
                                  <a:gd name="connsiteX158" fmla="*/ 909811 w 4036581"/>
                                  <a:gd name="connsiteY158" fmla="*/ 170649 h 422289"/>
                                  <a:gd name="connsiteX159" fmla="*/ 531020 w 4036581"/>
                                  <a:gd name="connsiteY159" fmla="*/ 159074 h 422289"/>
                                  <a:gd name="connsiteX160" fmla="*/ 608286 w 4036581"/>
                                  <a:gd name="connsiteY160" fmla="*/ 234275 h 422289"/>
                                  <a:gd name="connsiteX161" fmla="*/ 450840 w 4036581"/>
                                  <a:gd name="connsiteY161" fmla="*/ 234275 h 422289"/>
                                  <a:gd name="connsiteX162" fmla="*/ 531020 w 4036581"/>
                                  <a:gd name="connsiteY162" fmla="*/ 159074 h 422289"/>
                                  <a:gd name="connsiteX163" fmla="*/ 599566 w 4036581"/>
                                  <a:gd name="connsiteY163" fmla="*/ 326832 h 422289"/>
                                  <a:gd name="connsiteX164" fmla="*/ 532753 w 4036581"/>
                                  <a:gd name="connsiteY164" fmla="*/ 367328 h 422289"/>
                                  <a:gd name="connsiteX165" fmla="*/ 450840 w 4036581"/>
                                  <a:gd name="connsiteY165" fmla="*/ 289227 h 422289"/>
                                  <a:gd name="connsiteX166" fmla="*/ 683229 w 4036581"/>
                                  <a:gd name="connsiteY166" fmla="*/ 289227 h 422289"/>
                                  <a:gd name="connsiteX167" fmla="*/ 683229 w 4036581"/>
                                  <a:gd name="connsiteY167" fmla="*/ 277662 h 422289"/>
                                  <a:gd name="connsiteX168" fmla="*/ 673357 w 4036581"/>
                                  <a:gd name="connsiteY168" fmla="*/ 204775 h 422289"/>
                                  <a:gd name="connsiteX169" fmla="*/ 531020 w 4036581"/>
                                  <a:gd name="connsiteY169" fmla="*/ 104122 h 422289"/>
                                  <a:gd name="connsiteX170" fmla="*/ 375897 w 4036581"/>
                                  <a:gd name="connsiteY170" fmla="*/ 263206 h 422289"/>
                                  <a:gd name="connsiteX171" fmla="*/ 532753 w 4036581"/>
                                  <a:gd name="connsiteY171" fmla="*/ 422290 h 422289"/>
                                  <a:gd name="connsiteX172" fmla="*/ 677422 w 4036581"/>
                                  <a:gd name="connsiteY172" fmla="*/ 326851 h 422289"/>
                                  <a:gd name="connsiteX173" fmla="*/ 599566 w 4036581"/>
                                  <a:gd name="connsiteY173" fmla="*/ 326851 h 422289"/>
                                  <a:gd name="connsiteX174" fmla="*/ 0 w 4036581"/>
                                  <a:gd name="connsiteY174" fmla="*/ 300801 h 422289"/>
                                  <a:gd name="connsiteX175" fmla="*/ 171383 w 4036581"/>
                                  <a:gd name="connsiteY175" fmla="*/ 422280 h 422289"/>
                                  <a:gd name="connsiteX176" fmla="*/ 339873 w 4036581"/>
                                  <a:gd name="connsiteY176" fmla="*/ 297910 h 422289"/>
                                  <a:gd name="connsiteX177" fmla="*/ 197535 w 4036581"/>
                                  <a:gd name="connsiteY177" fmla="*/ 176431 h 422289"/>
                                  <a:gd name="connsiteX178" fmla="*/ 162682 w 4036581"/>
                                  <a:gd name="connsiteY178" fmla="*/ 171227 h 422289"/>
                                  <a:gd name="connsiteX179" fmla="*/ 81341 w 4036581"/>
                                  <a:gd name="connsiteY179" fmla="*/ 112805 h 422289"/>
                                  <a:gd name="connsiteX180" fmla="*/ 171393 w 4036581"/>
                                  <a:gd name="connsiteY180" fmla="*/ 57844 h 422289"/>
                                  <a:gd name="connsiteX181" fmla="*/ 254476 w 4036581"/>
                                  <a:gd name="connsiteY181" fmla="*/ 112805 h 422289"/>
                                  <a:gd name="connsiteX182" fmla="*/ 331161 w 4036581"/>
                                  <a:gd name="connsiteY182" fmla="*/ 112805 h 422289"/>
                                  <a:gd name="connsiteX183" fmla="*/ 171393 w 4036581"/>
                                  <a:gd name="connsiteY183" fmla="*/ 0 h 422289"/>
                                  <a:gd name="connsiteX184" fmla="*/ 8721 w 4036581"/>
                                  <a:gd name="connsiteY184" fmla="*/ 118588 h 422289"/>
                                  <a:gd name="connsiteX185" fmla="*/ 148154 w 4036581"/>
                                  <a:gd name="connsiteY185" fmla="*/ 242958 h 422289"/>
                                  <a:gd name="connsiteX186" fmla="*/ 183008 w 4036581"/>
                                  <a:gd name="connsiteY186" fmla="*/ 248162 h 422289"/>
                                  <a:gd name="connsiteX187" fmla="*/ 266091 w 4036581"/>
                                  <a:gd name="connsiteY187" fmla="*/ 303702 h 422289"/>
                                  <a:gd name="connsiteX188" fmla="*/ 171393 w 4036581"/>
                                  <a:gd name="connsiteY188" fmla="*/ 364437 h 422289"/>
                                  <a:gd name="connsiteX189" fmla="*/ 76695 w 4036581"/>
                                  <a:gd name="connsiteY189" fmla="*/ 300801 h 422289"/>
                                  <a:gd name="connsiteX190" fmla="*/ 0 w 4036581"/>
                                  <a:gd name="connsiteY190" fmla="*/ 300801 h 4222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Lst>
                                <a:rect l="l" t="t" r="r" b="b"/>
                                <a:pathLst>
                                  <a:path w="4036581" h="422289">
                                    <a:moveTo>
                                      <a:pt x="3635713" y="112796"/>
                                    </a:moveTo>
                                    <a:lnTo>
                                      <a:pt x="3563673" y="112796"/>
                                    </a:lnTo>
                                    <a:lnTo>
                                      <a:pt x="3563673" y="413606"/>
                                    </a:lnTo>
                                    <a:lnTo>
                                      <a:pt x="3635713" y="413606"/>
                                    </a:lnTo>
                                    <a:lnTo>
                                      <a:pt x="3635713" y="240057"/>
                                    </a:lnTo>
                                    <a:cubicBezTo>
                                      <a:pt x="3635713" y="185105"/>
                                      <a:pt x="3669405" y="164857"/>
                                      <a:pt x="3704268" y="164857"/>
                                    </a:cubicBezTo>
                                    <a:cubicBezTo>
                                      <a:pt x="3747833" y="164857"/>
                                      <a:pt x="3764113" y="187996"/>
                                      <a:pt x="3764113" y="231383"/>
                                    </a:cubicBezTo>
                                    <a:lnTo>
                                      <a:pt x="3764113" y="413606"/>
                                    </a:lnTo>
                                    <a:lnTo>
                                      <a:pt x="3836143" y="413606"/>
                                    </a:lnTo>
                                    <a:lnTo>
                                      <a:pt x="3836143" y="240057"/>
                                    </a:lnTo>
                                    <a:cubicBezTo>
                                      <a:pt x="3836143" y="185105"/>
                                      <a:pt x="3869845" y="164857"/>
                                      <a:pt x="3904698" y="164857"/>
                                    </a:cubicBezTo>
                                    <a:cubicBezTo>
                                      <a:pt x="3948272" y="164857"/>
                                      <a:pt x="3964542" y="187996"/>
                                      <a:pt x="3964542" y="231383"/>
                                    </a:cubicBezTo>
                                    <a:lnTo>
                                      <a:pt x="3964542" y="413606"/>
                                    </a:lnTo>
                                    <a:lnTo>
                                      <a:pt x="4036582" y="413606"/>
                                    </a:lnTo>
                                    <a:lnTo>
                                      <a:pt x="4036582" y="219818"/>
                                    </a:lnTo>
                                    <a:cubicBezTo>
                                      <a:pt x="4036582" y="141717"/>
                                      <a:pt x="3986029" y="104122"/>
                                      <a:pt x="3922129" y="104122"/>
                                    </a:cubicBezTo>
                                    <a:cubicBezTo>
                                      <a:pt x="3869845" y="104122"/>
                                      <a:pt x="3837885" y="124370"/>
                                      <a:pt x="3820453" y="156183"/>
                                    </a:cubicBezTo>
                                    <a:cubicBezTo>
                                      <a:pt x="3803022" y="124370"/>
                                      <a:pt x="3771072" y="104122"/>
                                      <a:pt x="3721690" y="104122"/>
                                    </a:cubicBezTo>
                                    <a:cubicBezTo>
                                      <a:pt x="3686827" y="104122"/>
                                      <a:pt x="3656039" y="115687"/>
                                      <a:pt x="3635703" y="147509"/>
                                    </a:cubicBezTo>
                                    <a:lnTo>
                                      <a:pt x="3635703" y="112796"/>
                                    </a:lnTo>
                                    <a:close/>
                                    <a:moveTo>
                                      <a:pt x="3334769" y="367328"/>
                                    </a:moveTo>
                                    <a:cubicBezTo>
                                      <a:pt x="3304561" y="367328"/>
                                      <a:pt x="3283645" y="352862"/>
                                      <a:pt x="3283645" y="323940"/>
                                    </a:cubicBezTo>
                                    <a:cubicBezTo>
                                      <a:pt x="3283645" y="297910"/>
                                      <a:pt x="3302238" y="282866"/>
                                      <a:pt x="3328961" y="280553"/>
                                    </a:cubicBezTo>
                                    <a:lnTo>
                                      <a:pt x="3423659" y="271879"/>
                                    </a:lnTo>
                                    <a:lnTo>
                                      <a:pt x="3423659" y="283444"/>
                                    </a:lnTo>
                                    <a:cubicBezTo>
                                      <a:pt x="3423659" y="338406"/>
                                      <a:pt x="3384150" y="367328"/>
                                      <a:pt x="3334769" y="367328"/>
                                    </a:cubicBezTo>
                                    <a:moveTo>
                                      <a:pt x="3300486" y="193778"/>
                                    </a:moveTo>
                                    <a:cubicBezTo>
                                      <a:pt x="3305132" y="171796"/>
                                      <a:pt x="3323144" y="159074"/>
                                      <a:pt x="3360912" y="159074"/>
                                    </a:cubicBezTo>
                                    <a:cubicBezTo>
                                      <a:pt x="3407389" y="159074"/>
                                      <a:pt x="3423650" y="179322"/>
                                      <a:pt x="3423650" y="214036"/>
                                    </a:cubicBezTo>
                                    <a:lnTo>
                                      <a:pt x="3423650" y="219818"/>
                                    </a:lnTo>
                                    <a:lnTo>
                                      <a:pt x="3326048" y="228492"/>
                                    </a:lnTo>
                                    <a:cubicBezTo>
                                      <a:pt x="3256331" y="234853"/>
                                      <a:pt x="3211596" y="266097"/>
                                      <a:pt x="3211596" y="323940"/>
                                    </a:cubicBezTo>
                                    <a:cubicBezTo>
                                      <a:pt x="3211596" y="390467"/>
                                      <a:pt x="3262148" y="422280"/>
                                      <a:pt x="3323144" y="422280"/>
                                    </a:cubicBezTo>
                                    <a:cubicBezTo>
                                      <a:pt x="3378343" y="422280"/>
                                      <a:pt x="3406228" y="402041"/>
                                      <a:pt x="3423650" y="378902"/>
                                    </a:cubicBezTo>
                                    <a:lnTo>
                                      <a:pt x="3423650" y="413606"/>
                                    </a:lnTo>
                                    <a:lnTo>
                                      <a:pt x="3495689" y="413606"/>
                                    </a:lnTo>
                                    <a:lnTo>
                                      <a:pt x="3495689" y="214036"/>
                                    </a:lnTo>
                                    <a:cubicBezTo>
                                      <a:pt x="3495689" y="185114"/>
                                      <a:pt x="3488140" y="161397"/>
                                      <a:pt x="3473031" y="144030"/>
                                    </a:cubicBezTo>
                                    <a:cubicBezTo>
                                      <a:pt x="3450373" y="117422"/>
                                      <a:pt x="3410293" y="104113"/>
                                      <a:pt x="3360902" y="104113"/>
                                    </a:cubicBezTo>
                                    <a:cubicBezTo>
                                      <a:pt x="3281303" y="104113"/>
                                      <a:pt x="3235406" y="139404"/>
                                      <a:pt x="3226114" y="193778"/>
                                    </a:cubicBezTo>
                                    <a:lnTo>
                                      <a:pt x="3300486" y="193778"/>
                                    </a:lnTo>
                                    <a:close/>
                                    <a:moveTo>
                                      <a:pt x="3027436" y="159074"/>
                                    </a:moveTo>
                                    <a:cubicBezTo>
                                      <a:pt x="3075656" y="159074"/>
                                      <a:pt x="3102960" y="193778"/>
                                      <a:pt x="3104702" y="234275"/>
                                    </a:cubicBezTo>
                                    <a:lnTo>
                                      <a:pt x="2947266" y="234275"/>
                                    </a:lnTo>
                                    <a:cubicBezTo>
                                      <a:pt x="2951913" y="193778"/>
                                      <a:pt x="2980958" y="159074"/>
                                      <a:pt x="3027436" y="159074"/>
                                    </a:cubicBezTo>
                                    <a:moveTo>
                                      <a:pt x="3095992" y="326832"/>
                                    </a:moveTo>
                                    <a:cubicBezTo>
                                      <a:pt x="3089023" y="345336"/>
                                      <a:pt x="3068678" y="367328"/>
                                      <a:pt x="3029178" y="367328"/>
                                    </a:cubicBezTo>
                                    <a:cubicBezTo>
                                      <a:pt x="2976893" y="367328"/>
                                      <a:pt x="2949580" y="326832"/>
                                      <a:pt x="2947266" y="289227"/>
                                    </a:cubicBezTo>
                                    <a:lnTo>
                                      <a:pt x="3179656" y="289227"/>
                                    </a:lnTo>
                                    <a:lnTo>
                                      <a:pt x="3179656" y="277662"/>
                                    </a:lnTo>
                                    <a:cubicBezTo>
                                      <a:pt x="3179656" y="252210"/>
                                      <a:pt x="3176742" y="226757"/>
                                      <a:pt x="3169773" y="204775"/>
                                    </a:cubicBezTo>
                                    <a:cubicBezTo>
                                      <a:pt x="3150600" y="144609"/>
                                      <a:pt x="3104122" y="104122"/>
                                      <a:pt x="3027436" y="104122"/>
                                    </a:cubicBezTo>
                                    <a:cubicBezTo>
                                      <a:pt x="2934481" y="104122"/>
                                      <a:pt x="2872314" y="173540"/>
                                      <a:pt x="2872314" y="263206"/>
                                    </a:cubicBezTo>
                                    <a:cubicBezTo>
                                      <a:pt x="2872314" y="352872"/>
                                      <a:pt x="2932738" y="422290"/>
                                      <a:pt x="3029178" y="422290"/>
                                    </a:cubicBezTo>
                                    <a:cubicBezTo>
                                      <a:pt x="3107616" y="422290"/>
                                      <a:pt x="3156988" y="378912"/>
                                      <a:pt x="3173839" y="326851"/>
                                    </a:cubicBezTo>
                                    <a:lnTo>
                                      <a:pt x="3095992" y="326851"/>
                                    </a:lnTo>
                                    <a:close/>
                                    <a:moveTo>
                                      <a:pt x="2857214" y="170639"/>
                                    </a:moveTo>
                                    <a:lnTo>
                                      <a:pt x="2857214" y="107004"/>
                                    </a:lnTo>
                                    <a:lnTo>
                                      <a:pt x="2839202" y="107004"/>
                                    </a:lnTo>
                                    <a:cubicBezTo>
                                      <a:pt x="2792724" y="107004"/>
                                      <a:pt x="2769485" y="121460"/>
                                      <a:pt x="2754958" y="147500"/>
                                    </a:cubicBezTo>
                                    <a:lnTo>
                                      <a:pt x="2754958" y="112796"/>
                                    </a:lnTo>
                                    <a:lnTo>
                                      <a:pt x="2682918" y="112796"/>
                                    </a:lnTo>
                                    <a:lnTo>
                                      <a:pt x="2682918" y="413606"/>
                                    </a:lnTo>
                                    <a:lnTo>
                                      <a:pt x="2754958" y="413606"/>
                                    </a:lnTo>
                                    <a:lnTo>
                                      <a:pt x="2754958" y="242958"/>
                                    </a:lnTo>
                                    <a:cubicBezTo>
                                      <a:pt x="2754958" y="190897"/>
                                      <a:pt x="2781100" y="170649"/>
                                      <a:pt x="2821771" y="170649"/>
                                    </a:cubicBezTo>
                                    <a:lnTo>
                                      <a:pt x="2857214" y="170649"/>
                                    </a:lnTo>
                                    <a:close/>
                                    <a:moveTo>
                                      <a:pt x="2481908" y="332614"/>
                                    </a:moveTo>
                                    <a:cubicBezTo>
                                      <a:pt x="2481908" y="387566"/>
                                      <a:pt x="2504566" y="413597"/>
                                      <a:pt x="2559755" y="413597"/>
                                    </a:cubicBezTo>
                                    <a:lnTo>
                                      <a:pt x="2635279" y="413597"/>
                                    </a:lnTo>
                                    <a:lnTo>
                                      <a:pt x="2635279" y="357479"/>
                                    </a:lnTo>
                                    <a:lnTo>
                                      <a:pt x="2577186" y="357479"/>
                                    </a:lnTo>
                                    <a:cubicBezTo>
                                      <a:pt x="2559755" y="357479"/>
                                      <a:pt x="2553938" y="349961"/>
                                      <a:pt x="2553938" y="332614"/>
                                    </a:cubicBezTo>
                                    <a:lnTo>
                                      <a:pt x="2553938" y="170639"/>
                                    </a:lnTo>
                                    <a:lnTo>
                                      <a:pt x="2635279" y="170639"/>
                                    </a:lnTo>
                                    <a:lnTo>
                                      <a:pt x="2635279" y="112796"/>
                                    </a:lnTo>
                                    <a:lnTo>
                                      <a:pt x="2553938" y="112796"/>
                                    </a:lnTo>
                                    <a:lnTo>
                                      <a:pt x="2553938" y="43368"/>
                                    </a:lnTo>
                                    <a:lnTo>
                                      <a:pt x="2481908" y="43368"/>
                                    </a:lnTo>
                                    <a:lnTo>
                                      <a:pt x="2481908" y="112796"/>
                                    </a:lnTo>
                                    <a:lnTo>
                                      <a:pt x="2409287" y="112796"/>
                                    </a:lnTo>
                                    <a:lnTo>
                                      <a:pt x="2409287" y="170639"/>
                                    </a:lnTo>
                                    <a:lnTo>
                                      <a:pt x="2481908" y="170639"/>
                                    </a:lnTo>
                                    <a:lnTo>
                                      <a:pt x="2481908" y="332614"/>
                                    </a:lnTo>
                                    <a:close/>
                                    <a:moveTo>
                                      <a:pt x="2047918" y="300801"/>
                                    </a:moveTo>
                                    <a:cubicBezTo>
                                      <a:pt x="2050822" y="370219"/>
                                      <a:pt x="2111827" y="422280"/>
                                      <a:pt x="2219301" y="422280"/>
                                    </a:cubicBezTo>
                                    <a:cubicBezTo>
                                      <a:pt x="2326785" y="422280"/>
                                      <a:pt x="2387790" y="370219"/>
                                      <a:pt x="2387790" y="297910"/>
                                    </a:cubicBezTo>
                                    <a:cubicBezTo>
                                      <a:pt x="2387790" y="213458"/>
                                      <a:pt x="2326204" y="188584"/>
                                      <a:pt x="2245453" y="176431"/>
                                    </a:cubicBezTo>
                                    <a:lnTo>
                                      <a:pt x="2210590" y="171227"/>
                                    </a:lnTo>
                                    <a:cubicBezTo>
                                      <a:pt x="2161799" y="163700"/>
                                      <a:pt x="2129259" y="151557"/>
                                      <a:pt x="2129259" y="112805"/>
                                    </a:cubicBezTo>
                                    <a:cubicBezTo>
                                      <a:pt x="2129259" y="86775"/>
                                      <a:pt x="2149594" y="57844"/>
                                      <a:pt x="2219311" y="57844"/>
                                    </a:cubicBezTo>
                                    <a:cubicBezTo>
                                      <a:pt x="2277403" y="57844"/>
                                      <a:pt x="2300642" y="83296"/>
                                      <a:pt x="2302394" y="112805"/>
                                    </a:cubicBezTo>
                                    <a:lnTo>
                                      <a:pt x="2379080" y="112805"/>
                                    </a:lnTo>
                                    <a:cubicBezTo>
                                      <a:pt x="2375014" y="59588"/>
                                      <a:pt x="2329698" y="0"/>
                                      <a:pt x="2219311" y="0"/>
                                    </a:cubicBezTo>
                                    <a:cubicBezTo>
                                      <a:pt x="2111827" y="0"/>
                                      <a:pt x="2056638" y="52061"/>
                                      <a:pt x="2056638" y="118588"/>
                                    </a:cubicBezTo>
                                    <a:cubicBezTo>
                                      <a:pt x="2056638" y="195523"/>
                                      <a:pt x="2111256" y="230236"/>
                                      <a:pt x="2196072" y="242958"/>
                                    </a:cubicBezTo>
                                    <a:lnTo>
                                      <a:pt x="2230925" y="248162"/>
                                    </a:lnTo>
                                    <a:cubicBezTo>
                                      <a:pt x="2279726" y="255689"/>
                                      <a:pt x="2314008" y="262049"/>
                                      <a:pt x="2314008" y="303702"/>
                                    </a:cubicBezTo>
                                    <a:cubicBezTo>
                                      <a:pt x="2314008" y="338406"/>
                                      <a:pt x="2280317" y="364437"/>
                                      <a:pt x="2219311" y="364437"/>
                                    </a:cubicBezTo>
                                    <a:cubicBezTo>
                                      <a:pt x="2158305" y="364437"/>
                                      <a:pt x="2126355" y="341297"/>
                                      <a:pt x="2124613" y="300801"/>
                                    </a:cubicBezTo>
                                    <a:lnTo>
                                      <a:pt x="2047918" y="300801"/>
                                    </a:lnTo>
                                    <a:close/>
                                    <a:moveTo>
                                      <a:pt x="1862007" y="159074"/>
                                    </a:moveTo>
                                    <a:cubicBezTo>
                                      <a:pt x="1910227" y="159074"/>
                                      <a:pt x="1937540" y="193778"/>
                                      <a:pt x="1939273" y="234275"/>
                                    </a:cubicBezTo>
                                    <a:lnTo>
                                      <a:pt x="1781837" y="234275"/>
                                    </a:lnTo>
                                    <a:cubicBezTo>
                                      <a:pt x="1786483" y="193778"/>
                                      <a:pt x="1815529" y="159074"/>
                                      <a:pt x="1862007" y="159074"/>
                                    </a:cubicBezTo>
                                    <a:moveTo>
                                      <a:pt x="1930562" y="326832"/>
                                    </a:moveTo>
                                    <a:cubicBezTo>
                                      <a:pt x="1923593" y="345336"/>
                                      <a:pt x="1903248" y="367328"/>
                                      <a:pt x="1863749" y="367328"/>
                                    </a:cubicBezTo>
                                    <a:cubicBezTo>
                                      <a:pt x="1811464" y="367328"/>
                                      <a:pt x="1784150" y="326832"/>
                                      <a:pt x="1781837" y="289227"/>
                                    </a:cubicBezTo>
                                    <a:lnTo>
                                      <a:pt x="2014226" y="289227"/>
                                    </a:lnTo>
                                    <a:lnTo>
                                      <a:pt x="2014226" y="277662"/>
                                    </a:lnTo>
                                    <a:cubicBezTo>
                                      <a:pt x="2014226" y="252210"/>
                                      <a:pt x="2011313" y="226757"/>
                                      <a:pt x="2004344" y="204775"/>
                                    </a:cubicBezTo>
                                    <a:cubicBezTo>
                                      <a:pt x="1985170" y="144609"/>
                                      <a:pt x="1938692" y="104122"/>
                                      <a:pt x="1862007" y="104122"/>
                                    </a:cubicBezTo>
                                    <a:cubicBezTo>
                                      <a:pt x="1769051" y="104122"/>
                                      <a:pt x="1706884" y="173540"/>
                                      <a:pt x="1706884" y="263206"/>
                                    </a:cubicBezTo>
                                    <a:cubicBezTo>
                                      <a:pt x="1706884" y="352872"/>
                                      <a:pt x="1767309" y="422290"/>
                                      <a:pt x="1863749" y="422290"/>
                                    </a:cubicBezTo>
                                    <a:cubicBezTo>
                                      <a:pt x="1942186" y="422290"/>
                                      <a:pt x="1991558" y="378912"/>
                                      <a:pt x="2008418" y="326851"/>
                                    </a:cubicBezTo>
                                    <a:lnTo>
                                      <a:pt x="1930562" y="326851"/>
                                    </a:lnTo>
                                    <a:close/>
                                    <a:moveTo>
                                      <a:pt x="1601742" y="326832"/>
                                    </a:moveTo>
                                    <a:cubicBezTo>
                                      <a:pt x="1594774" y="349393"/>
                                      <a:pt x="1575600" y="365584"/>
                                      <a:pt x="1540736" y="365584"/>
                                    </a:cubicBezTo>
                                    <a:cubicBezTo>
                                      <a:pt x="1476827" y="365584"/>
                                      <a:pt x="1457653" y="312366"/>
                                      <a:pt x="1457653" y="263187"/>
                                    </a:cubicBezTo>
                                    <a:cubicBezTo>
                                      <a:pt x="1457653" y="214017"/>
                                      <a:pt x="1476827" y="160800"/>
                                      <a:pt x="1540736" y="160800"/>
                                    </a:cubicBezTo>
                                    <a:cubicBezTo>
                                      <a:pt x="1572115" y="160800"/>
                                      <a:pt x="1589537" y="174099"/>
                                      <a:pt x="1598258" y="193769"/>
                                    </a:cubicBezTo>
                                    <a:lnTo>
                                      <a:pt x="1675524" y="193769"/>
                                    </a:lnTo>
                                    <a:cubicBezTo>
                                      <a:pt x="1657512" y="140551"/>
                                      <a:pt x="1612196" y="104103"/>
                                      <a:pt x="1540736" y="104103"/>
                                    </a:cubicBezTo>
                                    <a:cubicBezTo>
                                      <a:pt x="1441974" y="104103"/>
                                      <a:pt x="1385614" y="173521"/>
                                      <a:pt x="1385614" y="263187"/>
                                    </a:cubicBezTo>
                                    <a:cubicBezTo>
                                      <a:pt x="1385614" y="352853"/>
                                      <a:pt x="1441974" y="422271"/>
                                      <a:pt x="1540736" y="422271"/>
                                    </a:cubicBezTo>
                                    <a:cubicBezTo>
                                      <a:pt x="1614518" y="422271"/>
                                      <a:pt x="1660416" y="384097"/>
                                      <a:pt x="1678428" y="326832"/>
                                    </a:cubicBezTo>
                                    <a:lnTo>
                                      <a:pt x="1601742" y="326832"/>
                                    </a:lnTo>
                                    <a:close/>
                                    <a:moveTo>
                                      <a:pt x="1260128" y="72300"/>
                                    </a:moveTo>
                                    <a:lnTo>
                                      <a:pt x="1332167" y="72300"/>
                                    </a:lnTo>
                                    <a:lnTo>
                                      <a:pt x="1332167" y="8664"/>
                                    </a:lnTo>
                                    <a:lnTo>
                                      <a:pt x="1260128" y="8664"/>
                                    </a:lnTo>
                                    <a:lnTo>
                                      <a:pt x="1260128" y="72300"/>
                                    </a:lnTo>
                                    <a:close/>
                                    <a:moveTo>
                                      <a:pt x="1260128" y="413606"/>
                                    </a:moveTo>
                                    <a:lnTo>
                                      <a:pt x="1332167" y="413606"/>
                                    </a:lnTo>
                                    <a:lnTo>
                                      <a:pt x="1332167" y="112796"/>
                                    </a:lnTo>
                                    <a:lnTo>
                                      <a:pt x="1260128" y="112796"/>
                                    </a:lnTo>
                                    <a:lnTo>
                                      <a:pt x="1260128" y="413606"/>
                                    </a:lnTo>
                                    <a:close/>
                                    <a:moveTo>
                                      <a:pt x="1034127" y="413606"/>
                                    </a:moveTo>
                                    <a:lnTo>
                                      <a:pt x="1106166" y="413606"/>
                                    </a:lnTo>
                                    <a:lnTo>
                                      <a:pt x="1222361" y="112796"/>
                                    </a:lnTo>
                                    <a:lnTo>
                                      <a:pt x="1145675" y="112796"/>
                                    </a:lnTo>
                                    <a:lnTo>
                                      <a:pt x="1103843" y="228492"/>
                                    </a:lnTo>
                                    <a:cubicBezTo>
                                      <a:pt x="1091058" y="263196"/>
                                      <a:pt x="1080024" y="303702"/>
                                      <a:pt x="1071303" y="335515"/>
                                    </a:cubicBezTo>
                                    <a:lnTo>
                                      <a:pt x="1068980" y="335515"/>
                                    </a:lnTo>
                                    <a:cubicBezTo>
                                      <a:pt x="1060260" y="303702"/>
                                      <a:pt x="1049226" y="263206"/>
                                      <a:pt x="1036440" y="228492"/>
                                    </a:cubicBezTo>
                                    <a:lnTo>
                                      <a:pt x="994608" y="112796"/>
                                    </a:lnTo>
                                    <a:lnTo>
                                      <a:pt x="917923" y="112796"/>
                                    </a:lnTo>
                                    <a:lnTo>
                                      <a:pt x="1034127" y="413606"/>
                                    </a:lnTo>
                                    <a:close/>
                                    <a:moveTo>
                                      <a:pt x="909811" y="170639"/>
                                    </a:moveTo>
                                    <a:lnTo>
                                      <a:pt x="909811" y="107004"/>
                                    </a:lnTo>
                                    <a:lnTo>
                                      <a:pt x="891799" y="107004"/>
                                    </a:lnTo>
                                    <a:cubicBezTo>
                                      <a:pt x="845312" y="107004"/>
                                      <a:pt x="822073" y="121460"/>
                                      <a:pt x="807554" y="147500"/>
                                    </a:cubicBezTo>
                                    <a:lnTo>
                                      <a:pt x="807554" y="112796"/>
                                    </a:lnTo>
                                    <a:lnTo>
                                      <a:pt x="735515" y="112796"/>
                                    </a:lnTo>
                                    <a:lnTo>
                                      <a:pt x="735515" y="413606"/>
                                    </a:lnTo>
                                    <a:lnTo>
                                      <a:pt x="807554" y="413606"/>
                                    </a:lnTo>
                                    <a:lnTo>
                                      <a:pt x="807554" y="242958"/>
                                    </a:lnTo>
                                    <a:cubicBezTo>
                                      <a:pt x="807554" y="190897"/>
                                      <a:pt x="833697" y="170649"/>
                                      <a:pt x="874367" y="170649"/>
                                    </a:cubicBezTo>
                                    <a:lnTo>
                                      <a:pt x="909811" y="170649"/>
                                    </a:lnTo>
                                    <a:close/>
                                    <a:moveTo>
                                      <a:pt x="531020" y="159074"/>
                                    </a:moveTo>
                                    <a:cubicBezTo>
                                      <a:pt x="579230" y="159074"/>
                                      <a:pt x="606544" y="193778"/>
                                      <a:pt x="608286" y="234275"/>
                                    </a:cubicBezTo>
                                    <a:lnTo>
                                      <a:pt x="450840" y="234275"/>
                                    </a:lnTo>
                                    <a:cubicBezTo>
                                      <a:pt x="455486" y="193778"/>
                                      <a:pt x="484533" y="159074"/>
                                      <a:pt x="531020" y="159074"/>
                                    </a:cubicBezTo>
                                    <a:moveTo>
                                      <a:pt x="599566" y="326832"/>
                                    </a:moveTo>
                                    <a:cubicBezTo>
                                      <a:pt x="592597" y="345336"/>
                                      <a:pt x="572262" y="367328"/>
                                      <a:pt x="532753" y="367328"/>
                                    </a:cubicBezTo>
                                    <a:cubicBezTo>
                                      <a:pt x="480467" y="367328"/>
                                      <a:pt x="453163" y="326832"/>
                                      <a:pt x="450840" y="289227"/>
                                    </a:cubicBezTo>
                                    <a:lnTo>
                                      <a:pt x="683229" y="289227"/>
                                    </a:lnTo>
                                    <a:lnTo>
                                      <a:pt x="683229" y="277662"/>
                                    </a:lnTo>
                                    <a:cubicBezTo>
                                      <a:pt x="683229" y="252210"/>
                                      <a:pt x="680316" y="226757"/>
                                      <a:pt x="673357" y="204775"/>
                                    </a:cubicBezTo>
                                    <a:cubicBezTo>
                                      <a:pt x="654183" y="144609"/>
                                      <a:pt x="607706" y="104122"/>
                                      <a:pt x="531020" y="104122"/>
                                    </a:cubicBezTo>
                                    <a:cubicBezTo>
                                      <a:pt x="438055" y="104122"/>
                                      <a:pt x="375897" y="173540"/>
                                      <a:pt x="375897" y="263206"/>
                                    </a:cubicBezTo>
                                    <a:cubicBezTo>
                                      <a:pt x="375897" y="352872"/>
                                      <a:pt x="436313" y="422290"/>
                                      <a:pt x="532753" y="422290"/>
                                    </a:cubicBezTo>
                                    <a:cubicBezTo>
                                      <a:pt x="611190" y="422290"/>
                                      <a:pt x="660571" y="378912"/>
                                      <a:pt x="677422" y="326851"/>
                                    </a:cubicBezTo>
                                    <a:lnTo>
                                      <a:pt x="599566" y="326851"/>
                                    </a:lnTo>
                                    <a:close/>
                                    <a:moveTo>
                                      <a:pt x="0" y="300801"/>
                                    </a:moveTo>
                                    <a:cubicBezTo>
                                      <a:pt x="2913" y="370219"/>
                                      <a:pt x="63909" y="422280"/>
                                      <a:pt x="171383" y="422280"/>
                                    </a:cubicBezTo>
                                    <a:cubicBezTo>
                                      <a:pt x="278857" y="422280"/>
                                      <a:pt x="339873" y="370219"/>
                                      <a:pt x="339873" y="297910"/>
                                    </a:cubicBezTo>
                                    <a:cubicBezTo>
                                      <a:pt x="339873" y="213458"/>
                                      <a:pt x="278286" y="188584"/>
                                      <a:pt x="197535" y="176431"/>
                                    </a:cubicBezTo>
                                    <a:lnTo>
                                      <a:pt x="162682" y="171227"/>
                                    </a:lnTo>
                                    <a:cubicBezTo>
                                      <a:pt x="113881" y="163700"/>
                                      <a:pt x="81341" y="151557"/>
                                      <a:pt x="81341" y="112805"/>
                                    </a:cubicBezTo>
                                    <a:cubicBezTo>
                                      <a:pt x="81341" y="86775"/>
                                      <a:pt x="101676" y="57844"/>
                                      <a:pt x="171393" y="57844"/>
                                    </a:cubicBezTo>
                                    <a:cubicBezTo>
                                      <a:pt x="229485" y="57844"/>
                                      <a:pt x="252734" y="83296"/>
                                      <a:pt x="254476" y="112805"/>
                                    </a:cubicBezTo>
                                    <a:lnTo>
                                      <a:pt x="331161" y="112805"/>
                                    </a:lnTo>
                                    <a:cubicBezTo>
                                      <a:pt x="327096" y="59588"/>
                                      <a:pt x="281780" y="0"/>
                                      <a:pt x="171393" y="0"/>
                                    </a:cubicBezTo>
                                    <a:cubicBezTo>
                                      <a:pt x="63909" y="0"/>
                                      <a:pt x="8721" y="52061"/>
                                      <a:pt x="8721" y="118588"/>
                                    </a:cubicBezTo>
                                    <a:cubicBezTo>
                                      <a:pt x="8721" y="195523"/>
                                      <a:pt x="63329" y="230236"/>
                                      <a:pt x="148154" y="242958"/>
                                    </a:cubicBezTo>
                                    <a:lnTo>
                                      <a:pt x="183008" y="248162"/>
                                    </a:lnTo>
                                    <a:cubicBezTo>
                                      <a:pt x="231808" y="255689"/>
                                      <a:pt x="266091" y="262049"/>
                                      <a:pt x="266091" y="303702"/>
                                    </a:cubicBezTo>
                                    <a:cubicBezTo>
                                      <a:pt x="266091" y="338406"/>
                                      <a:pt x="232399" y="364437"/>
                                      <a:pt x="171393" y="364437"/>
                                    </a:cubicBezTo>
                                    <a:cubicBezTo>
                                      <a:pt x="110387" y="364437"/>
                                      <a:pt x="78437" y="341297"/>
                                      <a:pt x="76695" y="300801"/>
                                    </a:cubicBezTo>
                                    <a:lnTo>
                                      <a:pt x="0" y="300801"/>
                                    </a:lnTo>
                                    <a:close/>
                                  </a:path>
                                </a:pathLst>
                              </a:custGeom>
                              <a:solidFill>
                                <a:schemeClr val="tx1"/>
                              </a:solidFill>
                              <a:ln w="9511" cap="flat">
                                <a:noFill/>
                                <a:prstDash val="solid"/>
                                <a:miter/>
                              </a:ln>
                            </wps:spPr>
                            <wps:bodyPr rtlCol="0" anchor="ctr"/>
                          </wps:wsp>
                          <wps:wsp>
                            <wps:cNvPr id="3" name="Freeform 10">
                              <a:extLst>
                                <a:ext uri="{FF2B5EF4-FFF2-40B4-BE49-F238E27FC236}">
                                  <a16:creationId xmlns:a16="http://schemas.microsoft.com/office/drawing/2014/main" id="{95F0E974-D2EB-9844-87BB-4C3674F8A21D}"/>
                                </a:ext>
                              </a:extLst>
                            </wps:cNvPr>
                            <wps:cNvSpPr/>
                            <wps:spPr>
                              <a:xfrm>
                                <a:off x="0" y="0"/>
                                <a:ext cx="1354301" cy="1348524"/>
                              </a:xfrm>
                              <a:custGeom>
                                <a:avLst/>
                                <a:gdLst>
                                  <a:gd name="connsiteX0" fmla="*/ 691503 w 1354301"/>
                                  <a:gd name="connsiteY0" fmla="*/ 1190663 h 1348524"/>
                                  <a:gd name="connsiteX1" fmla="*/ 850034 w 1354301"/>
                                  <a:gd name="connsiteY1" fmla="*/ 1348524 h 1348524"/>
                                  <a:gd name="connsiteX2" fmla="*/ 1008565 w 1354301"/>
                                  <a:gd name="connsiteY2" fmla="*/ 1190663 h 1348524"/>
                                  <a:gd name="connsiteX3" fmla="*/ 850034 w 1354301"/>
                                  <a:gd name="connsiteY3" fmla="*/ 1032821 h 1348524"/>
                                  <a:gd name="connsiteX4" fmla="*/ 691503 w 1354301"/>
                                  <a:gd name="connsiteY4" fmla="*/ 1190663 h 1348524"/>
                                  <a:gd name="connsiteX5" fmla="*/ 0 w 1354301"/>
                                  <a:gd name="connsiteY5" fmla="*/ 846380 h 1348524"/>
                                  <a:gd name="connsiteX6" fmla="*/ 158531 w 1354301"/>
                                  <a:gd name="connsiteY6" fmla="*/ 1004241 h 1348524"/>
                                  <a:gd name="connsiteX7" fmla="*/ 317062 w 1354301"/>
                                  <a:gd name="connsiteY7" fmla="*/ 846380 h 1348524"/>
                                  <a:gd name="connsiteX8" fmla="*/ 158531 w 1354301"/>
                                  <a:gd name="connsiteY8" fmla="*/ 688538 h 1348524"/>
                                  <a:gd name="connsiteX9" fmla="*/ 0 w 1354301"/>
                                  <a:gd name="connsiteY9" fmla="*/ 846380 h 1348524"/>
                                  <a:gd name="connsiteX10" fmla="*/ 345756 w 1354301"/>
                                  <a:gd name="connsiteY10" fmla="*/ 846380 h 1348524"/>
                                  <a:gd name="connsiteX11" fmla="*/ 504287 w 1354301"/>
                                  <a:gd name="connsiteY11" fmla="*/ 1004241 h 1348524"/>
                                  <a:gd name="connsiteX12" fmla="*/ 662818 w 1354301"/>
                                  <a:gd name="connsiteY12" fmla="*/ 846380 h 1348524"/>
                                  <a:gd name="connsiteX13" fmla="*/ 504287 w 1354301"/>
                                  <a:gd name="connsiteY13" fmla="*/ 688538 h 1348524"/>
                                  <a:gd name="connsiteX14" fmla="*/ 345756 w 1354301"/>
                                  <a:gd name="connsiteY14" fmla="*/ 846380 h 1348524"/>
                                  <a:gd name="connsiteX15" fmla="*/ 1037240 w 1354301"/>
                                  <a:gd name="connsiteY15" fmla="*/ 846380 h 1348524"/>
                                  <a:gd name="connsiteX16" fmla="*/ 1195780 w 1354301"/>
                                  <a:gd name="connsiteY16" fmla="*/ 1004241 h 1348524"/>
                                  <a:gd name="connsiteX17" fmla="*/ 1354302 w 1354301"/>
                                  <a:gd name="connsiteY17" fmla="*/ 846380 h 1348524"/>
                                  <a:gd name="connsiteX18" fmla="*/ 1195780 w 1354301"/>
                                  <a:gd name="connsiteY18" fmla="*/ 688538 h 1348524"/>
                                  <a:gd name="connsiteX19" fmla="*/ 1037240 w 1354301"/>
                                  <a:gd name="connsiteY19" fmla="*/ 846380 h 1348524"/>
                                  <a:gd name="connsiteX20" fmla="*/ 0 w 1354301"/>
                                  <a:gd name="connsiteY20" fmla="*/ 502135 h 1348524"/>
                                  <a:gd name="connsiteX21" fmla="*/ 158531 w 1354301"/>
                                  <a:gd name="connsiteY21" fmla="*/ 660005 h 1348524"/>
                                  <a:gd name="connsiteX22" fmla="*/ 317062 w 1354301"/>
                                  <a:gd name="connsiteY22" fmla="*/ 502135 h 1348524"/>
                                  <a:gd name="connsiteX23" fmla="*/ 158531 w 1354301"/>
                                  <a:gd name="connsiteY23" fmla="*/ 344293 h 1348524"/>
                                  <a:gd name="connsiteX24" fmla="*/ 0 w 1354301"/>
                                  <a:gd name="connsiteY24" fmla="*/ 502135 h 1348524"/>
                                  <a:gd name="connsiteX25" fmla="*/ 691503 w 1354301"/>
                                  <a:gd name="connsiteY25" fmla="*/ 502135 h 1348524"/>
                                  <a:gd name="connsiteX26" fmla="*/ 850034 w 1354301"/>
                                  <a:gd name="connsiteY26" fmla="*/ 660005 h 1348524"/>
                                  <a:gd name="connsiteX27" fmla="*/ 1008565 w 1354301"/>
                                  <a:gd name="connsiteY27" fmla="*/ 502135 h 1348524"/>
                                  <a:gd name="connsiteX28" fmla="*/ 850034 w 1354301"/>
                                  <a:gd name="connsiteY28" fmla="*/ 344293 h 1348524"/>
                                  <a:gd name="connsiteX29" fmla="*/ 691503 w 1354301"/>
                                  <a:gd name="connsiteY29" fmla="*/ 502135 h 1348524"/>
                                  <a:gd name="connsiteX30" fmla="*/ 1037240 w 1354301"/>
                                  <a:gd name="connsiteY30" fmla="*/ 502135 h 1348524"/>
                                  <a:gd name="connsiteX31" fmla="*/ 1195780 w 1354301"/>
                                  <a:gd name="connsiteY31" fmla="*/ 660005 h 1348524"/>
                                  <a:gd name="connsiteX32" fmla="*/ 1354302 w 1354301"/>
                                  <a:gd name="connsiteY32" fmla="*/ 502135 h 1348524"/>
                                  <a:gd name="connsiteX33" fmla="*/ 1195780 w 1354301"/>
                                  <a:gd name="connsiteY33" fmla="*/ 344293 h 1348524"/>
                                  <a:gd name="connsiteX34" fmla="*/ 1037240 w 1354301"/>
                                  <a:gd name="connsiteY34" fmla="*/ 502135 h 1348524"/>
                                  <a:gd name="connsiteX35" fmla="*/ 345756 w 1354301"/>
                                  <a:gd name="connsiteY35" fmla="*/ 157870 h 1348524"/>
                                  <a:gd name="connsiteX36" fmla="*/ 504287 w 1354301"/>
                                  <a:gd name="connsiteY36" fmla="*/ 315731 h 1348524"/>
                                  <a:gd name="connsiteX37" fmla="*/ 662818 w 1354301"/>
                                  <a:gd name="connsiteY37" fmla="*/ 157870 h 1348524"/>
                                  <a:gd name="connsiteX38" fmla="*/ 504287 w 1354301"/>
                                  <a:gd name="connsiteY38" fmla="*/ 28 h 1348524"/>
                                  <a:gd name="connsiteX39" fmla="*/ 345756 w 1354301"/>
                                  <a:gd name="connsiteY39" fmla="*/ 157870 h 1348524"/>
                                  <a:gd name="connsiteX40" fmla="*/ 850043 w 1354301"/>
                                  <a:gd name="connsiteY40" fmla="*/ 0 h 1348524"/>
                                  <a:gd name="connsiteX41" fmla="*/ 691503 w 1354301"/>
                                  <a:gd name="connsiteY41" fmla="*/ 157842 h 1348524"/>
                                  <a:gd name="connsiteX42" fmla="*/ 504278 w 1354301"/>
                                  <a:gd name="connsiteY42" fmla="*/ 344274 h 1348524"/>
                                  <a:gd name="connsiteX43" fmla="*/ 345747 w 1354301"/>
                                  <a:gd name="connsiteY43" fmla="*/ 502135 h 1348524"/>
                                  <a:gd name="connsiteX44" fmla="*/ 504278 w 1354301"/>
                                  <a:gd name="connsiteY44" fmla="*/ 659986 h 1348524"/>
                                  <a:gd name="connsiteX45" fmla="*/ 691503 w 1354301"/>
                                  <a:gd name="connsiteY45" fmla="*/ 846390 h 1348524"/>
                                  <a:gd name="connsiteX46" fmla="*/ 504278 w 1354301"/>
                                  <a:gd name="connsiteY46" fmla="*/ 1032821 h 1348524"/>
                                  <a:gd name="connsiteX47" fmla="*/ 345747 w 1354301"/>
                                  <a:gd name="connsiteY47" fmla="*/ 1190663 h 1348524"/>
                                  <a:gd name="connsiteX48" fmla="*/ 504278 w 1354301"/>
                                  <a:gd name="connsiteY48" fmla="*/ 1348496 h 1348524"/>
                                  <a:gd name="connsiteX49" fmla="*/ 662809 w 1354301"/>
                                  <a:gd name="connsiteY49" fmla="*/ 1190663 h 1348524"/>
                                  <a:gd name="connsiteX50" fmla="*/ 850034 w 1354301"/>
                                  <a:gd name="connsiteY50" fmla="*/ 1004250 h 1348524"/>
                                  <a:gd name="connsiteX51" fmla="*/ 1008555 w 1354301"/>
                                  <a:gd name="connsiteY51" fmla="*/ 846390 h 1348524"/>
                                  <a:gd name="connsiteX52" fmla="*/ 850034 w 1354301"/>
                                  <a:gd name="connsiteY52" fmla="*/ 688548 h 1348524"/>
                                  <a:gd name="connsiteX53" fmla="*/ 662809 w 1354301"/>
                                  <a:gd name="connsiteY53" fmla="*/ 502135 h 1348524"/>
                                  <a:gd name="connsiteX54" fmla="*/ 850034 w 1354301"/>
                                  <a:gd name="connsiteY54" fmla="*/ 315712 h 1348524"/>
                                  <a:gd name="connsiteX55" fmla="*/ 1008555 w 1354301"/>
                                  <a:gd name="connsiteY55" fmla="*/ 157870 h 1348524"/>
                                  <a:gd name="connsiteX56" fmla="*/ 850043 w 1354301"/>
                                  <a:gd name="connsiteY56" fmla="*/ 0 h 13485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1354301" h="1348524">
                                    <a:moveTo>
                                      <a:pt x="691503" y="1190663"/>
                                    </a:moveTo>
                                    <a:cubicBezTo>
                                      <a:pt x="691503" y="1277703"/>
                                      <a:pt x="762609" y="1348524"/>
                                      <a:pt x="850034" y="1348524"/>
                                    </a:cubicBezTo>
                                    <a:cubicBezTo>
                                      <a:pt x="937448" y="1348524"/>
                                      <a:pt x="1008565" y="1277694"/>
                                      <a:pt x="1008565" y="1190663"/>
                                    </a:cubicBezTo>
                                    <a:cubicBezTo>
                                      <a:pt x="1008565" y="1103623"/>
                                      <a:pt x="937448" y="1032821"/>
                                      <a:pt x="850034" y="1032821"/>
                                    </a:cubicBezTo>
                                    <a:cubicBezTo>
                                      <a:pt x="762609" y="1032821"/>
                                      <a:pt x="691503" y="1103623"/>
                                      <a:pt x="691503" y="1190663"/>
                                    </a:cubicBezTo>
                                    <a:moveTo>
                                      <a:pt x="0" y="846380"/>
                                    </a:moveTo>
                                    <a:cubicBezTo>
                                      <a:pt x="0" y="933430"/>
                                      <a:pt x="71116" y="1004241"/>
                                      <a:pt x="158531" y="1004241"/>
                                    </a:cubicBezTo>
                                    <a:cubicBezTo>
                                      <a:pt x="245946" y="1004241"/>
                                      <a:pt x="317062" y="933430"/>
                                      <a:pt x="317062" y="846380"/>
                                    </a:cubicBezTo>
                                    <a:cubicBezTo>
                                      <a:pt x="317062" y="759349"/>
                                      <a:pt x="245946" y="688538"/>
                                      <a:pt x="158531" y="688538"/>
                                    </a:cubicBezTo>
                                    <a:cubicBezTo>
                                      <a:pt x="71116" y="688538"/>
                                      <a:pt x="0" y="759359"/>
                                      <a:pt x="0" y="846380"/>
                                    </a:cubicBezTo>
                                    <a:moveTo>
                                      <a:pt x="345756" y="846380"/>
                                    </a:moveTo>
                                    <a:cubicBezTo>
                                      <a:pt x="345756" y="933430"/>
                                      <a:pt x="416872" y="1004241"/>
                                      <a:pt x="504287" y="1004241"/>
                                    </a:cubicBezTo>
                                    <a:cubicBezTo>
                                      <a:pt x="591702" y="1004241"/>
                                      <a:pt x="662818" y="933430"/>
                                      <a:pt x="662818" y="846380"/>
                                    </a:cubicBezTo>
                                    <a:cubicBezTo>
                                      <a:pt x="662818" y="759349"/>
                                      <a:pt x="591702" y="688538"/>
                                      <a:pt x="504287" y="688538"/>
                                    </a:cubicBezTo>
                                    <a:cubicBezTo>
                                      <a:pt x="416872" y="688538"/>
                                      <a:pt x="345756" y="759359"/>
                                      <a:pt x="345756" y="846380"/>
                                    </a:cubicBezTo>
                                    <a:moveTo>
                                      <a:pt x="1037240" y="846380"/>
                                    </a:moveTo>
                                    <a:cubicBezTo>
                                      <a:pt x="1037240" y="933430"/>
                                      <a:pt x="1108365" y="1004241"/>
                                      <a:pt x="1195780" y="1004241"/>
                                    </a:cubicBezTo>
                                    <a:cubicBezTo>
                                      <a:pt x="1283195" y="1004241"/>
                                      <a:pt x="1354302" y="933430"/>
                                      <a:pt x="1354302" y="846380"/>
                                    </a:cubicBezTo>
                                    <a:cubicBezTo>
                                      <a:pt x="1354302" y="759349"/>
                                      <a:pt x="1283195" y="688538"/>
                                      <a:pt x="1195780" y="688538"/>
                                    </a:cubicBezTo>
                                    <a:cubicBezTo>
                                      <a:pt x="1108365" y="688548"/>
                                      <a:pt x="1037240" y="759359"/>
                                      <a:pt x="1037240" y="846380"/>
                                    </a:cubicBezTo>
                                    <a:moveTo>
                                      <a:pt x="0" y="502135"/>
                                    </a:moveTo>
                                    <a:cubicBezTo>
                                      <a:pt x="0" y="589184"/>
                                      <a:pt x="71116" y="660005"/>
                                      <a:pt x="158531" y="660005"/>
                                    </a:cubicBezTo>
                                    <a:cubicBezTo>
                                      <a:pt x="245946" y="660005"/>
                                      <a:pt x="317062" y="589184"/>
                                      <a:pt x="317062" y="502135"/>
                                    </a:cubicBezTo>
                                    <a:cubicBezTo>
                                      <a:pt x="317062" y="415104"/>
                                      <a:pt x="245946" y="344293"/>
                                      <a:pt x="158531" y="344293"/>
                                    </a:cubicBezTo>
                                    <a:cubicBezTo>
                                      <a:pt x="71116" y="344293"/>
                                      <a:pt x="0" y="415104"/>
                                      <a:pt x="0" y="502135"/>
                                    </a:cubicBezTo>
                                    <a:moveTo>
                                      <a:pt x="691503" y="502135"/>
                                    </a:moveTo>
                                    <a:cubicBezTo>
                                      <a:pt x="691503" y="589184"/>
                                      <a:pt x="762609" y="660005"/>
                                      <a:pt x="850034" y="660005"/>
                                    </a:cubicBezTo>
                                    <a:cubicBezTo>
                                      <a:pt x="937448" y="660005"/>
                                      <a:pt x="1008565" y="589184"/>
                                      <a:pt x="1008565" y="502135"/>
                                    </a:cubicBezTo>
                                    <a:cubicBezTo>
                                      <a:pt x="1008565" y="415104"/>
                                      <a:pt x="937448" y="344293"/>
                                      <a:pt x="850034" y="344293"/>
                                    </a:cubicBezTo>
                                    <a:cubicBezTo>
                                      <a:pt x="762609" y="344293"/>
                                      <a:pt x="691503" y="415104"/>
                                      <a:pt x="691503" y="502135"/>
                                    </a:cubicBezTo>
                                    <a:moveTo>
                                      <a:pt x="1037240" y="502135"/>
                                    </a:moveTo>
                                    <a:cubicBezTo>
                                      <a:pt x="1037240" y="589184"/>
                                      <a:pt x="1108365" y="660005"/>
                                      <a:pt x="1195780" y="660005"/>
                                    </a:cubicBezTo>
                                    <a:cubicBezTo>
                                      <a:pt x="1283195" y="660005"/>
                                      <a:pt x="1354302" y="589184"/>
                                      <a:pt x="1354302" y="502135"/>
                                    </a:cubicBezTo>
                                    <a:cubicBezTo>
                                      <a:pt x="1354302" y="415104"/>
                                      <a:pt x="1283195" y="344293"/>
                                      <a:pt x="1195780" y="344293"/>
                                    </a:cubicBezTo>
                                    <a:cubicBezTo>
                                      <a:pt x="1108365" y="344293"/>
                                      <a:pt x="1037240" y="415104"/>
                                      <a:pt x="1037240" y="502135"/>
                                    </a:cubicBezTo>
                                    <a:moveTo>
                                      <a:pt x="345756" y="157870"/>
                                    </a:moveTo>
                                    <a:cubicBezTo>
                                      <a:pt x="345756" y="244910"/>
                                      <a:pt x="416872" y="315731"/>
                                      <a:pt x="504287" y="315731"/>
                                    </a:cubicBezTo>
                                    <a:cubicBezTo>
                                      <a:pt x="591702" y="315731"/>
                                      <a:pt x="662818" y="244901"/>
                                      <a:pt x="662818" y="157870"/>
                                    </a:cubicBezTo>
                                    <a:cubicBezTo>
                                      <a:pt x="662818" y="70830"/>
                                      <a:pt x="591702" y="28"/>
                                      <a:pt x="504287" y="28"/>
                                    </a:cubicBezTo>
                                    <a:cubicBezTo>
                                      <a:pt x="416872" y="28"/>
                                      <a:pt x="345756" y="70830"/>
                                      <a:pt x="345756" y="157870"/>
                                    </a:cubicBezTo>
                                    <a:moveTo>
                                      <a:pt x="850043" y="0"/>
                                    </a:moveTo>
                                    <a:cubicBezTo>
                                      <a:pt x="762619" y="0"/>
                                      <a:pt x="691512" y="70811"/>
                                      <a:pt x="691503" y="157842"/>
                                    </a:cubicBezTo>
                                    <a:cubicBezTo>
                                      <a:pt x="691503" y="260646"/>
                                      <a:pt x="607506" y="344274"/>
                                      <a:pt x="504278" y="344274"/>
                                    </a:cubicBezTo>
                                    <a:cubicBezTo>
                                      <a:pt x="416863" y="344274"/>
                                      <a:pt x="345747" y="415095"/>
                                      <a:pt x="345747" y="502135"/>
                                    </a:cubicBezTo>
                                    <a:cubicBezTo>
                                      <a:pt x="345747" y="589184"/>
                                      <a:pt x="416863" y="659986"/>
                                      <a:pt x="504278" y="659986"/>
                                    </a:cubicBezTo>
                                    <a:cubicBezTo>
                                      <a:pt x="607506" y="659986"/>
                                      <a:pt x="691503" y="743614"/>
                                      <a:pt x="691503" y="846390"/>
                                    </a:cubicBezTo>
                                    <a:cubicBezTo>
                                      <a:pt x="691503" y="949194"/>
                                      <a:pt x="607506" y="1032821"/>
                                      <a:pt x="504278" y="1032821"/>
                                    </a:cubicBezTo>
                                    <a:cubicBezTo>
                                      <a:pt x="416863" y="1032821"/>
                                      <a:pt x="345747" y="1103623"/>
                                      <a:pt x="345747" y="1190663"/>
                                    </a:cubicBezTo>
                                    <a:cubicBezTo>
                                      <a:pt x="345747" y="1277694"/>
                                      <a:pt x="416863" y="1348496"/>
                                      <a:pt x="504278" y="1348496"/>
                                    </a:cubicBezTo>
                                    <a:cubicBezTo>
                                      <a:pt x="591692" y="1348496"/>
                                      <a:pt x="662809" y="1277694"/>
                                      <a:pt x="662809" y="1190663"/>
                                    </a:cubicBezTo>
                                    <a:cubicBezTo>
                                      <a:pt x="662818" y="1087878"/>
                                      <a:pt x="746806" y="1004250"/>
                                      <a:pt x="850034" y="1004250"/>
                                    </a:cubicBezTo>
                                    <a:cubicBezTo>
                                      <a:pt x="937439" y="1004250"/>
                                      <a:pt x="1008555" y="933439"/>
                                      <a:pt x="1008555" y="846390"/>
                                    </a:cubicBezTo>
                                    <a:cubicBezTo>
                                      <a:pt x="1008555" y="759359"/>
                                      <a:pt x="937439" y="688548"/>
                                      <a:pt x="850034" y="688548"/>
                                    </a:cubicBezTo>
                                    <a:cubicBezTo>
                                      <a:pt x="746787" y="688548"/>
                                      <a:pt x="662809" y="604920"/>
                                      <a:pt x="662809" y="502135"/>
                                    </a:cubicBezTo>
                                    <a:cubicBezTo>
                                      <a:pt x="662809" y="399340"/>
                                      <a:pt x="746796" y="315712"/>
                                      <a:pt x="850034" y="315712"/>
                                    </a:cubicBezTo>
                                    <a:cubicBezTo>
                                      <a:pt x="937439" y="315712"/>
                                      <a:pt x="1008555" y="244901"/>
                                      <a:pt x="1008555" y="157870"/>
                                    </a:cubicBezTo>
                                    <a:cubicBezTo>
                                      <a:pt x="1008555" y="70821"/>
                                      <a:pt x="937439" y="0"/>
                                      <a:pt x="850043" y="0"/>
                                    </a:cubicBezTo>
                                    <a:close/>
                                  </a:path>
                                </a:pathLst>
                              </a:custGeom>
                              <a:gradFill>
                                <a:gsLst>
                                  <a:gs pos="0">
                                    <a:schemeClr val="accent2"/>
                                  </a:gs>
                                  <a:gs pos="97000">
                                    <a:schemeClr val="accent1"/>
                                  </a:gs>
                                </a:gsLst>
                                <a:lin ang="5400000" scaled="1"/>
                              </a:gradFill>
                              <a:ln w="9511" cap="flat">
                                <a:noFill/>
                                <a:prstDash val="solid"/>
                                <a:miter/>
                              </a:ln>
                            </wps:spPr>
                            <wps:bodyPr rtlCol="0" anchor="ctr"/>
                          </wps:wsp>
                        </wpg:wgp>
                      </a:graphicData>
                    </a:graphic>
                  </wp:anchor>
                </w:drawing>
              </mc:Choice>
              <mc:Fallback xmlns:arto="http://schemas.microsoft.com/office/word/2006/arto" xmlns:a16="http://schemas.microsoft.com/office/drawing/2014/main" xmlns:a="http://schemas.openxmlformats.org/drawingml/2006/main">
                <w:pict w14:anchorId="737C4BCD">
                  <v:group id="Group 8" style="position:absolute;margin-left:0;margin-top:.25pt;width:102.1pt;height:24.1pt;z-index:251658244;mso-position-horizontal-relative:page;mso-position-vertical-relative:page" coordsize="57140,13485" o:spid="_x0000_s1026" w14:anchorId="62A360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">
                    <v:shape id="Freeform 9" style="position:absolute;left:16774;top:4631;width:40366;height:4223;visibility:visible;mso-wrap-style:square;v-text-anchor:middle" coordsize="4036581,422289" o:spid="_x0000_s1027" fillcolor="#1e1e1e [3213]" stroked="f" strokeweight=".26419mm" path="m3635713,112796r-72040,l3563673,413606r72040,l3635713,240057v,-54952,33692,-75200,68555,-75200c3747833,164857,3764113,187996,3764113,231383r,182223l3836143,413606r,-173549c3836143,185105,3869845,164857,3904698,164857v43574,,59844,23139,59844,66526l3964542,413606r72040,l4036582,219818v,-78101,-50553,-115696,-114453,-115696c3869845,104122,3837885,124370,3820453,156183v-17431,-31813,-49381,-52061,-98763,-52061c3686827,104122,3656039,115687,3635703,147509r,-34713l3635713,112796xm3334769,367328v-30208,,-51124,-14466,-51124,-43388c3283645,297910,3302238,282866,3328961,280553r94698,-8674l3423659,283444v,54962,-39509,83884,-88890,83884m3300486,193778v4646,-21982,22658,-34704,60426,-34704c3407389,159074,3423650,179322,3423650,214036r,5782l3326048,228492v-69717,6361,-114452,37605,-114452,95448c3211596,390467,3262148,422280,3323144,422280v55199,,83084,-20239,100506,-43378l3423650,413606r72039,l3495689,214036v,-28922,-7549,-52639,-22658,-70006c3450373,117422,3410293,104113,3360902,104113v-79599,,-125496,35291,-134788,89665l3300486,193778xm3027436,159074v48220,,75524,34704,77266,75201l2947266,234275v4647,-40497,33692,-75201,80170,-75201m3095992,326832v-6969,18504,-27314,40496,-66814,40496c2976893,367328,2949580,326832,2947266,289227r232390,l3179656,277662v,-25452,-2914,-50905,-9883,-72887c3150600,144609,3104122,104122,3027436,104122v-92955,,-155122,69418,-155122,159084c2872314,352872,2932738,422290,3029178,422290v78438,,127810,-43378,144661,-95439l3095992,326851r,-19xm2857214,170639r,-63635l2839202,107004v-46478,,-69717,14456,-84244,40496l2754958,112796r-72040,l2682918,413606r72040,l2754958,242958v,-52061,26142,-72309,66813,-72309l2857214,170649r,-10xm2481908,332614v,54952,22658,80983,77847,80983l2635279,413597r,-56118l2577186,357479v-17431,,-23248,-7518,-23248,-24865l2553938,170639r81341,l2635279,112796r-81341,l2553938,43368r-72030,l2481908,112796r-72621,l2409287,170639r72621,l2481908,332614xm2047918,300801v2904,69418,63909,121479,171383,121479c2326785,422280,2387790,370219,2387790,297910v,-84452,-61586,-109326,-142337,-121479l2210590,171227v-48791,-7527,-81331,-19670,-81331,-58422c2129259,86775,2149594,57844,2219311,57844v58092,,81331,25452,83083,54961l2379080,112805c2375014,59588,2329698,,2219311,,2111827,,2056638,52061,2056638,118588v,76935,54618,111648,139434,124370l2230925,248162v48801,7527,83083,13887,83083,55540c2314008,338406,2280317,364437,2219311,364437v-61006,,-92956,-23140,-94698,-63636l2047918,300801xm1862007,159074v48220,,75533,34704,77266,75201l1781837,234275v4646,-40497,33692,-75201,80170,-75201m1930562,326832v-6969,18504,-27314,40496,-66813,40496c1811464,367328,1784150,326832,1781837,289227r232389,l2014226,277662v,-25452,-2913,-50905,-9882,-72887c1985170,144609,1938692,104122,1862007,104122v-92956,,-155123,69418,-155123,159084c1706884,352872,1767309,422290,1863749,422290v78437,,127809,-43378,144669,-95439l1930562,326851r,-19xm1601742,326832v-6968,22561,-26142,38752,-61006,38752c1476827,365584,1457653,312366,1457653,263187v,-49170,19174,-102387,83083,-102387c1572115,160800,1589537,174099,1598258,193769r77266,c1657512,140551,1612196,104103,1540736,104103v-98762,,-155122,69418,-155122,159084c1385614,352853,1441974,422271,1540736,422271v73782,,119680,-38174,137692,-95439l1601742,326832xm1260128,72300r72039,l1332167,8664r-72039,l1260128,72300xm1260128,413606r72039,l1332167,112796r-72039,l1260128,413606xm1034127,413606r72039,l1222361,112796r-76686,l1103843,228492v-12785,34704,-23819,75210,-32540,107023l1068980,335515v-8720,-31813,-19754,-72309,-32540,-107023l994608,112796r-76685,l1034127,413606xm909811,170639r,-63635l891799,107004v-46487,,-69726,14456,-84245,40496l807554,112796r-72039,l735515,413606r72039,l807554,242958v,-52061,26143,-72309,66813,-72309l909811,170649r,-10xm531020,159074v48210,,75524,34704,77266,75201l450840,234275v4646,-40497,33693,-75201,80180,-75201m599566,326832v-6969,18504,-27304,40496,-66813,40496c480467,367328,453163,326832,450840,289227r232389,l683229,277662v,-25452,-2913,-50905,-9872,-72887c654183,144609,607706,104122,531020,104122v-92965,,-155123,69418,-155123,159084c375897,352872,436313,422290,532753,422290v78437,,127818,-43378,144669,-95439l599566,326851r,-19xm,300801v2913,69418,63909,121479,171383,121479c278857,422280,339873,370219,339873,297910v,-84452,-61587,-109326,-142338,-121479l162682,171227c113881,163700,81341,151557,81341,112805v,-26030,20335,-54961,90052,-54961c229485,57844,252734,83296,254476,112805r76685,c327096,59588,281780,,171393,,63909,,8721,52061,8721,118588v,76935,54608,111648,139433,124370l183008,248162v48800,7527,83083,13887,83083,55540c266091,338406,232399,364437,171393,364437v-61006,,-92956,-23140,-94698,-63636l,3008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">
                      <v:stroke joinstyle="miter"/>
                      <v:path arrowok="t" o:connecttype="custom" o:connectlocs="3635713,112796;3563673,112796;3563673,413606;3635713,413606;3635713,240057;3704268,164857;3764113,231383;3764113,413606;3836143,413606;3836143,240057;3904698,164857;3964542,231383;3964542,413606;4036582,413606;4036582,219818;3922129,104122;3820453,156183;3721690,104122;3635703,147509;3635703,112796;3334769,367328;3283645,323940;3328961,280553;3423659,271879;3423659,283444;3334769,367328;3300486,193778;3360912,159074;3423650,214036;3423650,219818;3326048,228492;3211596,323940;3323144,422280;3423650,378902;3423650,413606;3495689,413606;3495689,214036;3473031,144030;3360902,104113;3226114,193778;3300486,193778;3027436,159074;3104702,234275;2947266,234275;3027436,159074;3095992,326832;3029178,367328;2947266,289227;3179656,289227;3179656,277662;3169773,204775;3027436,104122;2872314,263206;3029178,422290;3173839,326851;3095992,326851;2857214,170639;2857214,107004;2839202,107004;2754958,147500;2754958,112796;2682918,112796;2682918,413606;2754958,413606;2754958,242958;2821771,170649;2857214,170649;2481908,332614;2559755,413597;2635279,413597;2635279,357479;2577186,357479;2553938,332614;2553938,170639;2635279,170639;2635279,112796;2553938,112796;2553938,43368;2481908,43368;2481908,112796;2409287,112796;2409287,170639;2481908,170639;2481908,332614;2047918,300801;2219301,422280;2387790,297910;2245453,176431;2210590,171227;2129259,112805;2219311,57844;2302394,112805;2379080,112805;2219311,0;2056638,118588;2196072,242958;2230925,248162;2314008,303702;2219311,364437;2124613,300801;2047918,300801;1862007,159074;1939273,234275;1781837,234275;1862007,159074;1930562,326832;1863749,367328;1781837,289227;2014226,289227;2014226,277662;2004344,204775;1862007,104122;1706884,263206;1863749,422290;2008418,326851;1930562,326851;1601742,326832;1540736,365584;1457653,263187;1540736,160800;1598258,193769;1675524,193769;1540736,104103;1385614,263187;1540736,422271;1678428,326832;1601742,326832;1260128,72300;1332167,72300;1332167,8664;1260128,8664;1260128,72300;1260128,413606;1332167,413606;1332167,112796;1260128,112796;1260128,413606;1034127,413606;1106166,413606;1222361,112796;1145675,112796;1103843,228492;1071303,335515;1068980,335515;1036440,228492;994608,112796;917923,112796;1034127,413606;909811,170639;909811,107004;891799,107004;807554,147500;807554,112796;735515,112796;735515,413606;807554,413606;807554,242958;874367,170649;909811,170649;531020,159074;608286,234275;450840,234275;531020,159074;599566,326832;532753,367328;450840,289227;683229,289227;683229,277662;673357,204775;531020,104122;375897,263206;532753,422290;677422,326851;599566,326851;0,300801;171383,422280;339873,297910;197535,176431;162682,171227;81341,112805;171393,57844;254476,112805;331161,112805;171393,0;8721,118588;148154,242958;183008,248162;266091,303702;171393,364437;76695,300801;0,300801" o:connectangles="0,0,0,0,0,0,0,0,0,0,0,0,0,0,0,0,0,0,0,0,0,0,0,0,0,0,0,0,0,0,0,0,0,0,0,0,0,0,0,0,0,0,0,0,0,0,0,0,0,0,0,0,0,0,0,0,0,0,0,0,0,0,0,0,0,0,0,0,0,0,0,0,0,0,0,0,0,0,0,0,0,0,0,0,0,0,0,0,0,0,0,0,0,0,0,0,0,0,0,0,0,0,0,0,0,0,0,0,0,0,0,0,0,0,0,0,0,0,0,0,0,0,0,0,0,0,0,0,0,0,0,0,0,0,0,0,0,0,0,0,0,0,0,0,0,0,0,0,0,0,0,0,0,0,0,0,0,0,0,0,0,0,0,0,0,0,0,0,0,0,0,0,0,0,0,0,0,0,0,0,0,0,0,0,0,0,0,0,0,0,0"/>
                    </v:shape>
                    <v:shape id="Freeform 10" style="position:absolute;width:13543;height:13485;visibility:visible;mso-wrap-style:square;v-text-anchor:middle" coordsize="1354301,1348524" o:spid="_x0000_s1028" fillcolor="#00c0ff [3205]" stroked="f" strokeweight=".26419mm" path="m691503,1190663v,87040,71106,157861,158531,157861c937448,1348524,1008565,1277694,1008565,1190663v,-87040,-71117,-157842,-158531,-157842c762609,1032821,691503,1103623,691503,1190663m,846380v,87050,71116,157861,158531,157861c245946,1004241,317062,933430,317062,846380v,-87031,-71116,-157842,-158531,-157842c71116,688538,,759359,,846380t345756,c345756,933430,416872,1004241,504287,1004241v87415,,158531,-70811,158531,-157861c662818,759349,591702,688538,504287,688538v-87415,,-158531,70821,-158531,157842m1037240,846380v,87050,71125,157861,158540,157861c1283195,1004241,1354302,933430,1354302,846380v,-87031,-71107,-157842,-158522,-157842c1108365,688548,1037240,759359,1037240,846380m,502135v,87049,71116,157870,158531,157870c245946,660005,317062,589184,317062,502135v,-87031,-71116,-157842,-158531,-157842c71116,344293,,415104,,502135t691503,c691503,589184,762609,660005,850034,660005v87414,,158531,-70821,158531,-157870c1008565,415104,937448,344293,850034,344293v-87425,,-158531,70811,-158531,157842m1037240,502135v,87049,71125,157870,158540,157870c1283195,660005,1354302,589184,1354302,502135v,-87031,-71107,-157842,-158522,-157842c1108365,344293,1037240,415104,1037240,502135m345756,157870v,87040,71116,157861,158531,157861c591702,315731,662818,244901,662818,157870,662818,70830,591702,28,504287,28,416872,28,345756,70830,345756,157870m850043,c762619,,691512,70811,691503,157842v,102804,-83997,186432,-187225,186432c416863,344274,345747,415095,345747,502135v,87049,71116,157851,158531,157851c607506,659986,691503,743614,691503,846390v,102804,-83997,186431,-187225,186431c416863,1032821,345747,1103623,345747,1190663v,87031,71116,157833,158531,157833c591692,1348496,662809,1277694,662809,1190663v9,-102785,83997,-186413,187225,-186413c937439,1004250,1008555,933439,1008555,846390v,-87031,-71116,-157842,-158521,-157842c746787,688548,662809,604920,662809,502135v,-102795,83987,-186423,187225,-186423c937439,315712,1008555,244901,1008555,157870,1008555,70821,937439,,8500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">
                      <v:fill type="gradient" color2="#17e09c [3204]" colors="0 #00c0ff;63570f #17e09c" focus="100%"/>
                      <v:stroke joinstyle="miter"/>
                      <v:path arrowok="t" o:connecttype="custom" o:connectlocs="691503,1190663;850034,1348524;1008565,1190663;850034,1032821;691503,1190663;0,846380;158531,1004241;317062,846380;158531,688538;0,846380;345756,846380;504287,1004241;662818,846380;504287,688538;345756,846380;1037240,846380;1195780,1004241;1354302,846380;1195780,688538;1037240,846380;0,502135;158531,660005;317062,502135;158531,344293;0,502135;691503,502135;850034,660005;1008565,502135;850034,344293;691503,502135;1037240,502135;1195780,660005;1354302,502135;1195780,344293;1037240,502135;345756,157870;504287,315731;662818,157870;504287,28;345756,157870;850043,0;691503,157842;504278,344274;345747,502135;504278,659986;691503,846390;504278,1032821;345747,1190663;504278,1348496;662809,1190663;850034,1004250;1008555,846390;850034,688548;662809,502135;850034,315712;1008555,157870;850043,0" o:connectangles="0,0,0,0,0,0,0,0,0,0,0,0,0,0,0,0,0,0,0,0,0,0,0,0,0,0,0,0,0,0,0,0,0,0,0,0,0,0,0,0,0,0,0,0,0,0,0,0,0,0,0,0,0,0,0,0,0"/>
                    </v:shape>
                    <w10:wrap anchorx="page" anchory="page"/>
                  </v:group>
                </w:pict>
              </mc:Fallback>
            </mc:AlternateContent>
          </w:r>
        </w:p>
      </w:tc>
      <w:tc>
        <w:tcPr>
          <w:tcW w:w="3067" w:type="dxa"/>
          <w:tcMar>
            <w:top w:w="113" w:type="dxa"/>
            <w:left w:w="113" w:type="dxa"/>
            <w:bottom w:w="113" w:type="dxa"/>
            <w:right w:w="113" w:type="dxa"/>
          </w:tcMar>
          <w:vAlign w:val="bottom"/>
        </w:tcPr>
        <w:p w14:paraId="127F05D6" w14:textId="30AB6CE7" w:rsidR="00340B2A" w:rsidRPr="00387512" w:rsidRDefault="00340B2A" w:rsidP="00362F9A">
          <w:pPr>
            <w:tabs>
              <w:tab w:val="center" w:pos="4513"/>
              <w:tab w:val="right" w:pos="9026"/>
            </w:tabs>
            <w:spacing w:before="60" w:after="60" w:line="264" w:lineRule="auto"/>
            <w:rPr>
              <w:rFonts w:ascii="Arial" w:hAnsi="Arial"/>
              <w:sz w:val="16"/>
              <w:szCs w:val="16"/>
            </w:rPr>
          </w:pPr>
          <w:r>
            <w:rPr>
              <w:rFonts w:ascii="Arial" w:hAnsi="Arial"/>
              <w:b/>
              <w:color w:val="1E1E1E" w:themeColor="background2"/>
              <w:sz w:val="16"/>
              <w:szCs w:val="16"/>
            </w:rPr>
            <w:t>Project Apollo</w:t>
          </w:r>
          <w:r w:rsidRPr="00C33235">
            <w:rPr>
              <w:rFonts w:ascii="Arial" w:hAnsi="Arial"/>
              <w:color w:val="1E1E1E" w:themeColor="background2"/>
              <w:sz w:val="16"/>
              <w:szCs w:val="16"/>
            </w:rPr>
            <w:br/>
          </w:r>
          <w:r w:rsidR="00BF18B0">
            <w:rPr>
              <w:rFonts w:ascii="Arial" w:hAnsi="Arial"/>
              <w:color w:val="1E1E1E" w:themeColor="background2"/>
              <w:sz w:val="16"/>
              <w:szCs w:val="16"/>
            </w:rPr>
            <w:t>E6</w:t>
          </w:r>
          <w:r>
            <w:rPr>
              <w:rFonts w:ascii="Arial" w:hAnsi="Arial"/>
              <w:color w:val="1E1E1E" w:themeColor="background2"/>
              <w:sz w:val="16"/>
              <w:szCs w:val="16"/>
            </w:rPr>
            <w:t xml:space="preserve"> – </w:t>
          </w:r>
          <w:r w:rsidR="00BF18B0">
            <w:rPr>
              <w:rFonts w:ascii="Arial" w:hAnsi="Arial"/>
              <w:color w:val="1E1E1E" w:themeColor="background2"/>
              <w:sz w:val="16"/>
              <w:szCs w:val="16"/>
            </w:rPr>
            <w:t>Integration Strategy</w:t>
          </w:r>
        </w:p>
      </w:tc>
      <w:tc>
        <w:tcPr>
          <w:tcW w:w="1934" w:type="dxa"/>
          <w:tcMar>
            <w:top w:w="113" w:type="dxa"/>
            <w:left w:w="113" w:type="dxa"/>
            <w:bottom w:w="113" w:type="dxa"/>
            <w:right w:w="113" w:type="dxa"/>
          </w:tcMar>
          <w:vAlign w:val="bottom"/>
        </w:tcPr>
        <w:p w14:paraId="2A610D38" w14:textId="50E56899" w:rsidR="00340B2A" w:rsidRPr="00387512" w:rsidRDefault="00340B2A" w:rsidP="00387512">
          <w:pPr>
            <w:tabs>
              <w:tab w:val="center" w:pos="4513"/>
              <w:tab w:val="right" w:pos="9026"/>
            </w:tabs>
            <w:spacing w:before="60" w:after="60" w:line="264" w:lineRule="auto"/>
            <w:jc w:val="right"/>
            <w:rPr>
              <w:rFonts w:ascii="Arial" w:hAnsi="Arial"/>
              <w:sz w:val="16"/>
              <w:szCs w:val="16"/>
            </w:rPr>
          </w:pPr>
          <w:r w:rsidRPr="00387512">
            <w:rPr>
              <w:rFonts w:ascii="Arial" w:hAnsi="Arial"/>
              <w:sz w:val="16"/>
              <w:szCs w:val="16"/>
            </w:rPr>
            <w:t xml:space="preserve">Page </w:t>
          </w:r>
          <w:r w:rsidRPr="00387512">
            <w:rPr>
              <w:rFonts w:ascii="Arial" w:hAnsi="Arial"/>
              <w:sz w:val="16"/>
              <w:szCs w:val="16"/>
            </w:rPr>
            <w:fldChar w:fldCharType="begin"/>
          </w:r>
          <w:r w:rsidRPr="00387512">
            <w:rPr>
              <w:rFonts w:ascii="Arial" w:hAnsi="Arial"/>
              <w:sz w:val="16"/>
              <w:szCs w:val="16"/>
            </w:rPr>
            <w:instrText xml:space="preserve"> PAGE   \* MERGEFORMAT </w:instrText>
          </w:r>
          <w:r w:rsidRPr="00387512">
            <w:rPr>
              <w:rFonts w:ascii="Arial" w:hAnsi="Arial"/>
              <w:sz w:val="16"/>
              <w:szCs w:val="16"/>
            </w:rPr>
            <w:fldChar w:fldCharType="separate"/>
          </w:r>
          <w:r>
            <w:rPr>
              <w:rFonts w:ascii="Arial" w:hAnsi="Arial"/>
              <w:noProof/>
              <w:sz w:val="16"/>
              <w:szCs w:val="16"/>
            </w:rPr>
            <w:t>2</w:t>
          </w:r>
          <w:r w:rsidRPr="00387512">
            <w:rPr>
              <w:rFonts w:ascii="Arial" w:hAnsi="Arial"/>
              <w:noProof/>
              <w:sz w:val="16"/>
              <w:szCs w:val="16"/>
            </w:rPr>
            <w:fldChar w:fldCharType="end"/>
          </w:r>
          <w:r w:rsidRPr="00387512">
            <w:rPr>
              <w:rFonts w:ascii="Arial" w:hAnsi="Arial"/>
              <w:noProof/>
              <w:sz w:val="16"/>
              <w:szCs w:val="16"/>
            </w:rPr>
            <w:t xml:space="preserve"> of </w:t>
          </w:r>
          <w:r w:rsidRPr="00387512">
            <w:rPr>
              <w:rFonts w:ascii="Arial" w:hAnsi="Arial"/>
              <w:noProof/>
              <w:sz w:val="16"/>
              <w:szCs w:val="16"/>
            </w:rPr>
            <w:fldChar w:fldCharType="begin"/>
          </w:r>
          <w:r w:rsidRPr="00387512">
            <w:rPr>
              <w:rFonts w:ascii="Arial" w:hAnsi="Arial"/>
              <w:noProof/>
              <w:sz w:val="16"/>
              <w:szCs w:val="16"/>
            </w:rPr>
            <w:instrText xml:space="preserve"> NUMPAGES  \* Arabic  \* MERGEFORMAT </w:instrText>
          </w:r>
          <w:r w:rsidRPr="00387512">
            <w:rPr>
              <w:rFonts w:ascii="Arial" w:hAnsi="Arial"/>
              <w:noProof/>
              <w:sz w:val="16"/>
              <w:szCs w:val="16"/>
            </w:rPr>
            <w:fldChar w:fldCharType="separate"/>
          </w:r>
          <w:r>
            <w:rPr>
              <w:rFonts w:ascii="Arial" w:hAnsi="Arial"/>
              <w:noProof/>
              <w:sz w:val="16"/>
              <w:szCs w:val="16"/>
            </w:rPr>
            <w:t>3</w:t>
          </w:r>
          <w:r w:rsidRPr="00387512">
            <w:rPr>
              <w:rFonts w:ascii="Arial" w:hAnsi="Arial"/>
              <w:noProof/>
              <w:sz w:val="16"/>
              <w:szCs w:val="16"/>
            </w:rPr>
            <w:fldChar w:fldCharType="end"/>
          </w:r>
        </w:p>
      </w:tc>
    </w:tr>
  </w:tbl>
  <w:p w14:paraId="376CE786" w14:textId="77777777" w:rsidR="00C254E3" w:rsidRDefault="00362F9A">
    <w:pPr>
      <w:pStyle w:val="Footer"/>
    </w:pPr>
    <w:r>
      <w:rPr>
        <w:noProof/>
      </w:rPr>
      <mc:AlternateContent>
        <mc:Choice Requires="wps">
          <w:drawing>
            <wp:anchor distT="0" distB="0" distL="114300" distR="114300" simplePos="0" relativeHeight="251658241" behindDoc="0" locked="1" layoutInCell="1" allowOverlap="1" wp14:anchorId="29B92509" wp14:editId="3ECE8850">
              <wp:simplePos x="0" y="0"/>
              <wp:positionH relativeFrom="page">
                <wp:posOffset>7620</wp:posOffset>
              </wp:positionH>
              <wp:positionV relativeFrom="page">
                <wp:posOffset>10456545</wp:posOffset>
              </wp:positionV>
              <wp:extent cx="7541895" cy="251460"/>
              <wp:effectExtent l="0" t="0" r="1905" b="0"/>
              <wp:wrapNone/>
              <wp:docPr id="53" name="Rectangle 53"/>
              <wp:cNvGraphicFramePr/>
              <a:graphic xmlns:a="http://schemas.openxmlformats.org/drawingml/2006/main">
                <a:graphicData uri="http://schemas.microsoft.com/office/word/2010/wordprocessingShape">
                  <wps:wsp>
                    <wps:cNvSpPr/>
                    <wps:spPr>
                      <a:xfrm>
                        <a:off x="0" y="0"/>
                        <a:ext cx="7541895" cy="251460"/>
                      </a:xfrm>
                      <a:prstGeom prst="rect">
                        <a:avLst/>
                      </a:prstGeom>
                      <a:gradFill>
                        <a:gsLst>
                          <a:gs pos="100000">
                            <a:schemeClr val="accent1"/>
                          </a:gs>
                          <a:gs pos="83000">
                            <a:schemeClr val="accent1"/>
                          </a:gs>
                          <a:gs pos="0">
                            <a:schemeClr val="accent2"/>
                          </a:gs>
                        </a:gsLst>
                        <a:lin ang="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6="http://schemas.microsoft.com/office/drawing/2014/main" xmlns:a="http://schemas.openxmlformats.org/drawingml/2006/main">
          <w:pict w14:anchorId="4EEEF910">
            <v:rect id="Rectangle 53" style="position:absolute;margin-left:.6pt;margin-top:823.35pt;width:593.85pt;height:19.8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00c0ff [3205]" stroked="f" strokeweight="2pt" w14:anchorId="5D5746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">
              <v:fill type="gradient" color2="#17e09c [3204]" colors="0 #00c0ff;54395f #17e09c;1 #17e09c" angle="90" focus="100%">
                <o:fill v:ext="view" type="gradientUnscaled"/>
              </v:fill>
              <w10:wrap anchorx="page" anchory="page"/>
              <w10:anchorlock/>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16CED" w14:textId="77777777" w:rsidR="00B04FA4" w:rsidRDefault="00B04FA4">
    <w:pPr>
      <w:pStyle w:val="Footer"/>
    </w:pPr>
    <w:r>
      <w:rPr>
        <w:noProof/>
      </w:rPr>
      <w:drawing>
        <wp:anchor distT="0" distB="0" distL="114300" distR="114300" simplePos="0" relativeHeight="251658243" behindDoc="0" locked="0" layoutInCell="1" allowOverlap="1" wp14:anchorId="7E037CA2" wp14:editId="6683A4D6">
          <wp:simplePos x="0" y="0"/>
          <wp:positionH relativeFrom="page">
            <wp:posOffset>594995</wp:posOffset>
          </wp:positionH>
          <wp:positionV relativeFrom="page">
            <wp:posOffset>8736330</wp:posOffset>
          </wp:positionV>
          <wp:extent cx="1492828" cy="1059767"/>
          <wp:effectExtent l="0" t="0" r="0" b="7620"/>
          <wp:wrapNone/>
          <wp:docPr id="719850579" name="Graphic 719850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sset 3.svg"/>
                  <pic:cNvPicPr/>
                </pic:nvPicPr>
                <pic:blipFill>
                  <a:blip r:embed="rId1">
                    <a:extLst>
                      <a:ext uri="{96DAC541-7B7A-43D3-8B79-37D633B846F1}">
                        <asvg:svgBlip xmlns:asvg="http://schemas.microsoft.com/office/drawing/2016/SVG/main" r:embed="rId2"/>
                      </a:ext>
                    </a:extLst>
                  </a:blip>
                  <a:stretch>
                    <a:fillRect/>
                  </a:stretch>
                </pic:blipFill>
                <pic:spPr>
                  <a:xfrm>
                    <a:off x="0" y="0"/>
                    <a:ext cx="1492828" cy="1059767"/>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E8970" w14:textId="77777777" w:rsidR="00DE01DF" w:rsidRDefault="00DE01DF" w:rsidP="00C254E3">
      <w:pPr>
        <w:spacing w:after="0" w:line="240" w:lineRule="auto"/>
      </w:pPr>
      <w:r>
        <w:separator/>
      </w:r>
    </w:p>
  </w:footnote>
  <w:footnote w:type="continuationSeparator" w:id="0">
    <w:p w14:paraId="730EFBB5" w14:textId="77777777" w:rsidR="00DE01DF" w:rsidRDefault="00DE01DF" w:rsidP="00C254E3">
      <w:pPr>
        <w:spacing w:after="0" w:line="240" w:lineRule="auto"/>
      </w:pPr>
      <w:r>
        <w:continuationSeparator/>
      </w:r>
    </w:p>
  </w:footnote>
  <w:footnote w:type="continuationNotice" w:id="1">
    <w:p w14:paraId="1593DFA8" w14:textId="77777777" w:rsidR="00DE01DF" w:rsidRDefault="00DE01D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18EC8" w14:textId="77777777" w:rsidR="00B04FA4" w:rsidRDefault="00B04FA4" w:rsidP="001F7458">
    <w:pPr>
      <w:pStyle w:val="Header"/>
    </w:pPr>
    <w:r>
      <w:drawing>
        <wp:anchor distT="0" distB="0" distL="114300" distR="114300" simplePos="0" relativeHeight="251658242" behindDoc="0" locked="0" layoutInCell="1" allowOverlap="1" wp14:anchorId="145027D4" wp14:editId="5B24FCE0">
          <wp:simplePos x="0" y="0"/>
          <wp:positionH relativeFrom="page">
            <wp:posOffset>2621280</wp:posOffset>
          </wp:positionH>
          <wp:positionV relativeFrom="page">
            <wp:posOffset>3124200</wp:posOffset>
          </wp:positionV>
          <wp:extent cx="5836920" cy="5836920"/>
          <wp:effectExtent l="0" t="0" r="0" b="0"/>
          <wp:wrapNone/>
          <wp:docPr id="2126823609" name="Graphic 2126823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sset 2.svg"/>
                  <pic:cNvPicPr/>
                </pic:nvPicPr>
                <pic:blipFill>
                  <a:blip r:embed="rId1">
                    <a:extLst>
                      <a:ext uri="{96DAC541-7B7A-43D3-8B79-37D633B846F1}">
                        <asvg:svgBlip xmlns:asvg="http://schemas.microsoft.com/office/drawing/2016/SVG/main" r:embed="rId2"/>
                      </a:ext>
                    </a:extLst>
                  </a:blip>
                  <a:stretch>
                    <a:fillRect/>
                  </a:stretch>
                </pic:blipFill>
                <pic:spPr>
                  <a:xfrm flipH="1">
                    <a:off x="0" y="0"/>
                    <a:ext cx="5836920" cy="5836920"/>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114300" distR="114300" simplePos="0" relativeHeight="251658240" behindDoc="0" locked="0" layoutInCell="1" allowOverlap="1" wp14:anchorId="4BE814EC" wp14:editId="21776FA9">
              <wp:simplePos x="0" y="0"/>
              <wp:positionH relativeFrom="page">
                <wp:posOffset>-51955</wp:posOffset>
              </wp:positionH>
              <wp:positionV relativeFrom="page">
                <wp:posOffset>-72737</wp:posOffset>
              </wp:positionV>
              <wp:extent cx="7689215" cy="10764981"/>
              <wp:effectExtent l="0" t="0" r="6985" b="0"/>
              <wp:wrapNone/>
              <wp:docPr id="18" name="Rectangle 18"/>
              <wp:cNvGraphicFramePr/>
              <a:graphic xmlns:a="http://schemas.openxmlformats.org/drawingml/2006/main">
                <a:graphicData uri="http://schemas.microsoft.com/office/word/2010/wordprocessingShape">
                  <wps:wsp>
                    <wps:cNvSpPr/>
                    <wps:spPr>
                      <a:xfrm>
                        <a:off x="0" y="0"/>
                        <a:ext cx="7689215" cy="10764981"/>
                      </a:xfrm>
                      <a:prstGeom prst="rect">
                        <a:avLst/>
                      </a:prstGeom>
                      <a:gradFill>
                        <a:gsLst>
                          <a:gs pos="100000">
                            <a:schemeClr val="accent1"/>
                          </a:gs>
                          <a:gs pos="83000">
                            <a:schemeClr val="accent1"/>
                          </a:gs>
                          <a:gs pos="0">
                            <a:schemeClr val="accent2"/>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http://schemas.openxmlformats.org/drawingml/2006/main">
          <w:pict w14:anchorId="798FAA7C">
            <v:rect id="Rectangle 18" style="position:absolute;margin-left:-4.1pt;margin-top:-5.75pt;width:605.45pt;height:847.65pt;z-index:25165926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00c0ff [3205]" stroked="f" strokeweight="2pt" w14:anchorId="5705B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">
              <v:fill type="gradient" color2="#17e09c [3204]" colors="0 #00c0ff;54395f #17e09c;1 #17e09c" focus="100%">
                <o:fill v:ext="view" type="gradientUnscaled"/>
              </v:fill>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E84E7" w14:textId="77777777" w:rsidR="00C44459" w:rsidRDefault="00C44459">
    <w:pPr>
      <w:pStyle w:val="Header"/>
    </w:pPr>
  </w:p>
</w:hdr>
</file>

<file path=word/intelligence2.xml><?xml version="1.0" encoding="utf-8"?>
<int2:intelligence xmlns:int2="http://schemas.microsoft.com/office/intelligence/2020/intelligence" xmlns:oel="http://schemas.microsoft.com/office/2019/extlst">
  <int2:observations>
    <int2:textHash int2:hashCode="wtKSqYmrO8qHMS" int2:id="ujsyGc9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01216A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8901E6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494D61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D9E590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B88B5C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8FCAAF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80C01F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030C6C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DF665E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236A046"/>
    <w:lvl w:ilvl="0">
      <w:start w:val="1"/>
      <w:numFmt w:val="bullet"/>
      <w:pStyle w:val="MessageHeader"/>
      <w:lvlText w:val=""/>
      <w:lvlJc w:val="left"/>
      <w:pPr>
        <w:tabs>
          <w:tab w:val="num" w:pos="360"/>
        </w:tabs>
        <w:ind w:left="360" w:hanging="360"/>
      </w:pPr>
      <w:rPr>
        <w:rFonts w:ascii="Symbol" w:hAnsi="Symbol" w:hint="default"/>
      </w:rPr>
    </w:lvl>
  </w:abstractNum>
  <w:abstractNum w:abstractNumId="10" w15:restartNumberingAfterBreak="0">
    <w:nsid w:val="007F2B32"/>
    <w:multiLevelType w:val="hybridMultilevel"/>
    <w:tmpl w:val="1FBCEAD2"/>
    <w:styleLink w:val="1111111"/>
    <w:lvl w:ilvl="0" w:tplc="C0CE1814">
      <w:start w:val="1"/>
      <w:numFmt w:val="bullet"/>
      <w:lvlText w:val="•"/>
      <w:lvlJc w:val="left"/>
      <w:pPr>
        <w:tabs>
          <w:tab w:val="num" w:pos="390"/>
        </w:tabs>
        <w:ind w:left="390" w:hanging="360"/>
      </w:pPr>
      <w:rPr>
        <w:rFonts w:ascii="Arial" w:hAnsi="Arial" w:cs="Times New Roman" w:hint="default"/>
      </w:rPr>
    </w:lvl>
    <w:lvl w:ilvl="1" w:tplc="0C090003" w:tentative="1">
      <w:start w:val="1"/>
      <w:numFmt w:val="bullet"/>
      <w:lvlText w:val="o"/>
      <w:lvlJc w:val="left"/>
      <w:pPr>
        <w:ind w:left="1470" w:hanging="360"/>
      </w:pPr>
      <w:rPr>
        <w:rFonts w:ascii="Courier New" w:hAnsi="Courier New" w:cs="Courier New" w:hint="default"/>
      </w:rPr>
    </w:lvl>
    <w:lvl w:ilvl="2" w:tplc="0C090005" w:tentative="1">
      <w:start w:val="1"/>
      <w:numFmt w:val="bullet"/>
      <w:lvlText w:val=""/>
      <w:lvlJc w:val="left"/>
      <w:pPr>
        <w:ind w:left="2190" w:hanging="360"/>
      </w:pPr>
      <w:rPr>
        <w:rFonts w:ascii="Wingdings" w:hAnsi="Wingdings" w:hint="default"/>
      </w:rPr>
    </w:lvl>
    <w:lvl w:ilvl="3" w:tplc="0C090001" w:tentative="1">
      <w:start w:val="1"/>
      <w:numFmt w:val="bullet"/>
      <w:lvlText w:val=""/>
      <w:lvlJc w:val="left"/>
      <w:pPr>
        <w:ind w:left="2910" w:hanging="360"/>
      </w:pPr>
      <w:rPr>
        <w:rFonts w:ascii="Symbol" w:hAnsi="Symbol" w:hint="default"/>
      </w:rPr>
    </w:lvl>
    <w:lvl w:ilvl="4" w:tplc="0C090003" w:tentative="1">
      <w:start w:val="1"/>
      <w:numFmt w:val="bullet"/>
      <w:lvlText w:val="o"/>
      <w:lvlJc w:val="left"/>
      <w:pPr>
        <w:ind w:left="3630" w:hanging="360"/>
      </w:pPr>
      <w:rPr>
        <w:rFonts w:ascii="Courier New" w:hAnsi="Courier New" w:cs="Courier New" w:hint="default"/>
      </w:rPr>
    </w:lvl>
    <w:lvl w:ilvl="5" w:tplc="0C090005" w:tentative="1">
      <w:start w:val="1"/>
      <w:numFmt w:val="bullet"/>
      <w:lvlText w:val=""/>
      <w:lvlJc w:val="left"/>
      <w:pPr>
        <w:ind w:left="4350" w:hanging="360"/>
      </w:pPr>
      <w:rPr>
        <w:rFonts w:ascii="Wingdings" w:hAnsi="Wingdings" w:hint="default"/>
      </w:rPr>
    </w:lvl>
    <w:lvl w:ilvl="6" w:tplc="0C090001" w:tentative="1">
      <w:start w:val="1"/>
      <w:numFmt w:val="bullet"/>
      <w:lvlText w:val=""/>
      <w:lvlJc w:val="left"/>
      <w:pPr>
        <w:ind w:left="5070" w:hanging="360"/>
      </w:pPr>
      <w:rPr>
        <w:rFonts w:ascii="Symbol" w:hAnsi="Symbol" w:hint="default"/>
      </w:rPr>
    </w:lvl>
    <w:lvl w:ilvl="7" w:tplc="0C090003" w:tentative="1">
      <w:start w:val="1"/>
      <w:numFmt w:val="bullet"/>
      <w:lvlText w:val="o"/>
      <w:lvlJc w:val="left"/>
      <w:pPr>
        <w:ind w:left="5790" w:hanging="360"/>
      </w:pPr>
      <w:rPr>
        <w:rFonts w:ascii="Courier New" w:hAnsi="Courier New" w:cs="Courier New" w:hint="default"/>
      </w:rPr>
    </w:lvl>
    <w:lvl w:ilvl="8" w:tplc="0C090005" w:tentative="1">
      <w:start w:val="1"/>
      <w:numFmt w:val="bullet"/>
      <w:lvlText w:val=""/>
      <w:lvlJc w:val="left"/>
      <w:pPr>
        <w:ind w:left="6510" w:hanging="360"/>
      </w:pPr>
      <w:rPr>
        <w:rFonts w:ascii="Wingdings" w:hAnsi="Wingdings" w:hint="default"/>
      </w:rPr>
    </w:lvl>
  </w:abstractNum>
  <w:abstractNum w:abstractNumId="11" w15:restartNumberingAfterBreak="0">
    <w:nsid w:val="033830E2"/>
    <w:multiLevelType w:val="hybridMultilevel"/>
    <w:tmpl w:val="7C847ACA"/>
    <w:lvl w:ilvl="0" w:tplc="F5C08A5A">
      <w:start w:val="1"/>
      <w:numFmt w:val="bullet"/>
      <w:pStyle w:val="BodyText"/>
      <w:lvlText w:val="o"/>
      <w:lvlJc w:val="left"/>
      <w:pPr>
        <w:ind w:left="1080" w:hanging="360"/>
      </w:pPr>
      <w:rPr>
        <w:rFonts w:ascii="Courier New" w:hAnsi="Courier New" w:hint="default"/>
        <w:sz w:val="1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4AE3629"/>
    <w:multiLevelType w:val="multilevel"/>
    <w:tmpl w:val="9E7A2EC6"/>
    <w:lvl w:ilvl="0">
      <w:start w:val="1"/>
      <w:numFmt w:val="bullet"/>
      <w:pStyle w:val="BBulletindent"/>
      <w:lvlText w:val="●"/>
      <w:lvlJc w:val="left"/>
      <w:pPr>
        <w:ind w:left="1211" w:hanging="360"/>
      </w:pPr>
      <w:rPr>
        <w:rFonts w:ascii="Arial" w:hAnsi="Arial" w:hint="default"/>
        <w:color w:val="0083FF" w:themeColor="accent3"/>
        <w:u w:color="0083FF" w:themeColor="accent3"/>
      </w:rPr>
    </w:lvl>
    <w:lvl w:ilvl="1">
      <w:start w:val="1"/>
      <w:numFmt w:val="bullet"/>
      <w:pStyle w:val="BDashindent"/>
      <w:lvlText w:val="‒"/>
      <w:lvlJc w:val="left"/>
      <w:pPr>
        <w:ind w:left="1565" w:hanging="357"/>
      </w:pPr>
      <w:rPr>
        <w:rFonts w:ascii="Arial" w:hAnsi="Arial" w:hint="default"/>
        <w:b/>
        <w:bCs/>
        <w:color w:val="0083FF" w:themeColor="accent3"/>
      </w:rPr>
    </w:lvl>
    <w:lvl w:ilvl="2">
      <w:start w:val="1"/>
      <w:numFmt w:val="bullet"/>
      <w:pStyle w:val="BArrowindent"/>
      <w:lvlText w:val=""/>
      <w:lvlJc w:val="left"/>
      <w:pPr>
        <w:ind w:left="1922" w:hanging="357"/>
      </w:pPr>
      <w:rPr>
        <w:rFonts w:ascii="Wingdings" w:hAnsi="Wingdings" w:hint="default"/>
        <w:color w:val="0083FF" w:themeColor="accent3"/>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079D3516"/>
    <w:multiLevelType w:val="hybridMultilevel"/>
    <w:tmpl w:val="92206E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0B5859FF"/>
    <w:multiLevelType w:val="hybridMultilevel"/>
    <w:tmpl w:val="84A4F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0B97423B"/>
    <w:multiLevelType w:val="hybridMultilevel"/>
    <w:tmpl w:val="1CFC66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0CAA7E96"/>
    <w:multiLevelType w:val="hybridMultilevel"/>
    <w:tmpl w:val="714CE33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0DD96EE1"/>
    <w:multiLevelType w:val="hybridMultilevel"/>
    <w:tmpl w:val="8870D3C4"/>
    <w:lvl w:ilvl="0" w:tplc="B1E4FF2A">
      <w:start w:val="1"/>
      <w:numFmt w:val="bullet"/>
      <w:pStyle w:val="BodyList"/>
      <w:lvlText w:val="•"/>
      <w:lvlJc w:val="left"/>
      <w:pPr>
        <w:tabs>
          <w:tab w:val="num" w:pos="720"/>
        </w:tabs>
        <w:ind w:left="720" w:hanging="360"/>
      </w:pPr>
      <w:rPr>
        <w:rFonts w:ascii="Arial" w:hAnsi="Arial"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EFD31B9"/>
    <w:multiLevelType w:val="hybridMultilevel"/>
    <w:tmpl w:val="7AD60A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10651F5E"/>
    <w:multiLevelType w:val="hybridMultilevel"/>
    <w:tmpl w:val="C3C6301E"/>
    <w:lvl w:ilvl="0" w:tplc="3BB6252A">
      <w:start w:val="1"/>
      <w:numFmt w:val="bullet"/>
      <w:pStyle w:val="DNUBodyBullets"/>
      <w:lvlText w:val=""/>
      <w:lvlJc w:val="left"/>
      <w:pPr>
        <w:ind w:left="717" w:hanging="360"/>
      </w:pPr>
      <w:rPr>
        <w:rFonts w:ascii="Symbol" w:hAnsi="Symbol" w:hint="default"/>
        <w:sz w:val="22"/>
        <w:szCs w:val="22"/>
      </w:rPr>
    </w:lvl>
    <w:lvl w:ilvl="1" w:tplc="0C090003">
      <w:start w:val="1"/>
      <w:numFmt w:val="bullet"/>
      <w:lvlText w:val="o"/>
      <w:lvlJc w:val="left"/>
      <w:pPr>
        <w:ind w:left="1247" w:hanging="396"/>
      </w:pPr>
      <w:rPr>
        <w:rFonts w:ascii="Courier New" w:hAnsi="Courier New" w:cs="Courier New" w:hint="default"/>
      </w:rPr>
    </w:lvl>
    <w:lvl w:ilvl="2" w:tplc="0C090005">
      <w:start w:val="1"/>
      <w:numFmt w:val="bullet"/>
      <w:lvlText w:val=""/>
      <w:lvlJc w:val="left"/>
      <w:pPr>
        <w:ind w:left="2520" w:hanging="360"/>
      </w:pPr>
      <w:rPr>
        <w:rFonts w:ascii="Times" w:hAnsi="Times" w:hint="default"/>
      </w:rPr>
    </w:lvl>
    <w:lvl w:ilvl="3" w:tplc="0C090001" w:tentative="1">
      <w:start w:val="1"/>
      <w:numFmt w:val="bullet"/>
      <w:lvlText w:val=""/>
      <w:lvlJc w:val="left"/>
      <w:pPr>
        <w:ind w:left="3240" w:hanging="360"/>
      </w:pPr>
      <w:rPr>
        <w:rFonts w:ascii="Segoe UI Light" w:hAnsi="Segoe UI Light" w:hint="default"/>
      </w:rPr>
    </w:lvl>
    <w:lvl w:ilvl="4" w:tplc="0C090003" w:tentative="1">
      <w:start w:val="1"/>
      <w:numFmt w:val="bullet"/>
      <w:lvlText w:val="o"/>
      <w:lvlJc w:val="left"/>
      <w:pPr>
        <w:ind w:left="3960" w:hanging="360"/>
      </w:pPr>
      <w:rPr>
        <w:rFonts w:ascii="Cambria Math" w:hAnsi="Cambria Math" w:cs="Cambria Math" w:hint="default"/>
      </w:rPr>
    </w:lvl>
    <w:lvl w:ilvl="5" w:tplc="0C090005" w:tentative="1">
      <w:start w:val="1"/>
      <w:numFmt w:val="bullet"/>
      <w:lvlText w:val=""/>
      <w:lvlJc w:val="left"/>
      <w:pPr>
        <w:ind w:left="4680" w:hanging="360"/>
      </w:pPr>
      <w:rPr>
        <w:rFonts w:ascii="Times" w:hAnsi="Times" w:hint="default"/>
      </w:rPr>
    </w:lvl>
    <w:lvl w:ilvl="6" w:tplc="0C090001" w:tentative="1">
      <w:start w:val="1"/>
      <w:numFmt w:val="bullet"/>
      <w:lvlText w:val=""/>
      <w:lvlJc w:val="left"/>
      <w:pPr>
        <w:ind w:left="5400" w:hanging="360"/>
      </w:pPr>
      <w:rPr>
        <w:rFonts w:ascii="Segoe UI Light" w:hAnsi="Segoe UI Light" w:hint="default"/>
      </w:rPr>
    </w:lvl>
    <w:lvl w:ilvl="7" w:tplc="0C090003" w:tentative="1">
      <w:start w:val="1"/>
      <w:numFmt w:val="bullet"/>
      <w:lvlText w:val="o"/>
      <w:lvlJc w:val="left"/>
      <w:pPr>
        <w:ind w:left="6120" w:hanging="360"/>
      </w:pPr>
      <w:rPr>
        <w:rFonts w:ascii="Cambria Math" w:hAnsi="Cambria Math" w:cs="Cambria Math" w:hint="default"/>
      </w:rPr>
    </w:lvl>
    <w:lvl w:ilvl="8" w:tplc="0C090005" w:tentative="1">
      <w:start w:val="1"/>
      <w:numFmt w:val="bullet"/>
      <w:lvlText w:val=""/>
      <w:lvlJc w:val="left"/>
      <w:pPr>
        <w:ind w:left="6840" w:hanging="360"/>
      </w:pPr>
      <w:rPr>
        <w:rFonts w:ascii="Times" w:hAnsi="Times" w:hint="default"/>
      </w:rPr>
    </w:lvl>
  </w:abstractNum>
  <w:abstractNum w:abstractNumId="20" w15:restartNumberingAfterBreak="0">
    <w:nsid w:val="10F07FDA"/>
    <w:multiLevelType w:val="multilevel"/>
    <w:tmpl w:val="2D00AA4E"/>
    <w:lvl w:ilvl="0">
      <w:start w:val="1"/>
      <w:numFmt w:val="bullet"/>
      <w:pStyle w:val="BTickindent"/>
      <w:lvlText w:val=""/>
      <w:lvlJc w:val="left"/>
      <w:pPr>
        <w:ind w:left="1208" w:hanging="357"/>
      </w:pPr>
      <w:rPr>
        <w:rFonts w:ascii="Wingdings" w:hAnsi="Wingdings" w:hint="default"/>
        <w:color w:val="0083FF" w:themeColor="accent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11370D9F"/>
    <w:multiLevelType w:val="hybridMultilevel"/>
    <w:tmpl w:val="5B08B1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11701F15"/>
    <w:multiLevelType w:val="multilevel"/>
    <w:tmpl w:val="04090023"/>
    <w:styleLink w:val="ArticleSection1"/>
    <w:lvl w:ilvl="0">
      <w:start w:val="1"/>
      <w:numFmt w:val="upperRoman"/>
      <w:lvlText w:val="Article %1."/>
      <w:lvlJc w:val="left"/>
      <w:pPr>
        <w:tabs>
          <w:tab w:val="num" w:pos="2520"/>
        </w:tabs>
        <w:ind w:left="0" w:firstLine="0"/>
      </w:pPr>
    </w:lvl>
    <w:lvl w:ilvl="1">
      <w:start w:val="1"/>
      <w:numFmt w:val="decimalZero"/>
      <w:isLgl/>
      <w:lvlText w:val="Section %1.%2"/>
      <w:lvlJc w:val="left"/>
      <w:pPr>
        <w:tabs>
          <w:tab w:val="num" w:pos="252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15:restartNumberingAfterBreak="0">
    <w:nsid w:val="13804173"/>
    <w:multiLevelType w:val="hybridMultilevel"/>
    <w:tmpl w:val="1B666A88"/>
    <w:styleLink w:val="Styl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14441F25"/>
    <w:multiLevelType w:val="hybridMultilevel"/>
    <w:tmpl w:val="19F4EC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16FA3A5F"/>
    <w:multiLevelType w:val="multilevel"/>
    <w:tmpl w:val="DE56312E"/>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pStyle w:val="BNumberedtextHarvardstyle"/>
      <w:lvlText w:val="%4."/>
      <w:lvlJc w:val="left"/>
      <w:pPr>
        <w:ind w:left="1208" w:hanging="357"/>
      </w:pPr>
      <w:rPr>
        <w:rFonts w:hint="default"/>
      </w:rPr>
    </w:lvl>
    <w:lvl w:ilvl="4">
      <w:start w:val="1"/>
      <w:numFmt w:val="lowerLetter"/>
      <w:lvlText w:val="%5)"/>
      <w:lvlJc w:val="left"/>
      <w:pPr>
        <w:ind w:left="1208" w:hanging="357"/>
      </w:pPr>
      <w:rPr>
        <w:rFonts w:hint="default"/>
      </w:rPr>
    </w:lvl>
    <w:lvl w:ilvl="5">
      <w:start w:val="1"/>
      <w:numFmt w:val="decimal"/>
      <w:lvlText w:val="%6."/>
      <w:lvlJc w:val="left"/>
      <w:pPr>
        <w:ind w:left="1565" w:hanging="357"/>
      </w:pPr>
      <w:rPr>
        <w:rFonts w:hint="default"/>
      </w:rPr>
    </w:lvl>
    <w:lvl w:ilvl="6">
      <w:start w:val="1"/>
      <w:numFmt w:val="lowerLetter"/>
      <w:lvlText w:val="%7)"/>
      <w:lvlJc w:val="left"/>
      <w:pPr>
        <w:ind w:left="1565" w:hanging="357"/>
      </w:pPr>
      <w:rPr>
        <w:rFonts w:hint="default"/>
      </w:rPr>
    </w:lvl>
    <w:lvl w:ilvl="7">
      <w:start w:val="1"/>
      <w:numFmt w:val="lowerRoman"/>
      <w:lvlText w:val="%8."/>
      <w:lvlJc w:val="left"/>
      <w:pPr>
        <w:ind w:left="1922" w:hanging="357"/>
      </w:pPr>
      <w:rPr>
        <w:rFonts w:hint="default"/>
      </w:rPr>
    </w:lvl>
    <w:lvl w:ilvl="8">
      <w:start w:val="1"/>
      <w:numFmt w:val="upperRoman"/>
      <w:lvlText w:val="%9."/>
      <w:lvlJc w:val="left"/>
      <w:pPr>
        <w:ind w:left="2279" w:hanging="357"/>
      </w:pPr>
      <w:rPr>
        <w:rFonts w:hint="default"/>
      </w:rPr>
    </w:lvl>
  </w:abstractNum>
  <w:abstractNum w:abstractNumId="26" w15:restartNumberingAfterBreak="0">
    <w:nsid w:val="188739FD"/>
    <w:multiLevelType w:val="multilevel"/>
    <w:tmpl w:val="DECA9BD2"/>
    <w:styleLink w:val="ArticleSection"/>
    <w:lvl w:ilvl="0">
      <w:start w:val="1"/>
      <w:numFmt w:val="decimal"/>
      <w:pStyle w:val="appendixheader"/>
      <w:suff w:val="space"/>
      <w:lvlText w:val="Appendix %1"/>
      <w:lvlJc w:val="left"/>
      <w:pPr>
        <w:ind w:left="0" w:firstLine="0"/>
      </w:pPr>
    </w:lvl>
    <w:lvl w:ilvl="1">
      <w:start w:val="1"/>
      <w:numFmt w:val="none"/>
      <w:suff w:val="nothing"/>
      <w:lvlText w:val=""/>
      <w:lvlJc w:val="left"/>
      <w:pPr>
        <w:ind w:left="-850" w:firstLine="0"/>
      </w:pPr>
      <w:rPr>
        <w:rFonts w:hint="default"/>
      </w:rPr>
    </w:lvl>
    <w:lvl w:ilvl="2">
      <w:start w:val="1"/>
      <w:numFmt w:val="none"/>
      <w:suff w:val="nothing"/>
      <w:lvlText w:val=""/>
      <w:lvlJc w:val="left"/>
      <w:pPr>
        <w:ind w:left="-850" w:firstLine="0"/>
      </w:pPr>
      <w:rPr>
        <w:rFonts w:hint="default"/>
      </w:rPr>
    </w:lvl>
    <w:lvl w:ilvl="3">
      <w:start w:val="1"/>
      <w:numFmt w:val="none"/>
      <w:suff w:val="nothing"/>
      <w:lvlText w:val=""/>
      <w:lvlJc w:val="left"/>
      <w:pPr>
        <w:ind w:left="-850" w:firstLine="0"/>
      </w:pPr>
      <w:rPr>
        <w:rFonts w:hint="default"/>
      </w:rPr>
    </w:lvl>
    <w:lvl w:ilvl="4">
      <w:start w:val="1"/>
      <w:numFmt w:val="none"/>
      <w:suff w:val="nothing"/>
      <w:lvlText w:val=""/>
      <w:lvlJc w:val="left"/>
      <w:pPr>
        <w:ind w:left="-850" w:firstLine="0"/>
      </w:pPr>
      <w:rPr>
        <w:rFonts w:hint="default"/>
      </w:rPr>
    </w:lvl>
    <w:lvl w:ilvl="5">
      <w:start w:val="1"/>
      <w:numFmt w:val="none"/>
      <w:suff w:val="nothing"/>
      <w:lvlText w:val=""/>
      <w:lvlJc w:val="left"/>
      <w:pPr>
        <w:ind w:left="-850" w:firstLine="0"/>
      </w:pPr>
      <w:rPr>
        <w:rFonts w:hint="default"/>
      </w:rPr>
    </w:lvl>
    <w:lvl w:ilvl="6">
      <w:start w:val="1"/>
      <w:numFmt w:val="none"/>
      <w:suff w:val="nothing"/>
      <w:lvlText w:val=""/>
      <w:lvlJc w:val="left"/>
      <w:pPr>
        <w:ind w:left="-850" w:firstLine="0"/>
      </w:pPr>
      <w:rPr>
        <w:rFonts w:hint="default"/>
      </w:rPr>
    </w:lvl>
    <w:lvl w:ilvl="7">
      <w:start w:val="1"/>
      <w:numFmt w:val="none"/>
      <w:suff w:val="nothing"/>
      <w:lvlText w:val=""/>
      <w:lvlJc w:val="left"/>
      <w:pPr>
        <w:ind w:left="-850" w:firstLine="0"/>
      </w:pPr>
      <w:rPr>
        <w:rFonts w:hint="default"/>
      </w:rPr>
    </w:lvl>
    <w:lvl w:ilvl="8">
      <w:start w:val="1"/>
      <w:numFmt w:val="none"/>
      <w:suff w:val="nothing"/>
      <w:lvlText w:val=""/>
      <w:lvlJc w:val="left"/>
      <w:pPr>
        <w:ind w:left="-850" w:firstLine="0"/>
      </w:pPr>
      <w:rPr>
        <w:rFonts w:hint="default"/>
      </w:rPr>
    </w:lvl>
  </w:abstractNum>
  <w:abstractNum w:abstractNumId="27" w15:restartNumberingAfterBreak="0">
    <w:nsid w:val="18C62032"/>
    <w:multiLevelType w:val="hybridMultilevel"/>
    <w:tmpl w:val="6FB04C00"/>
    <w:lvl w:ilvl="0" w:tplc="E9FC1CAE">
      <w:start w:val="1"/>
      <w:numFmt w:val="bullet"/>
      <w:pStyle w:val="tablebullet2"/>
      <w:lvlText w:val="o"/>
      <w:lvlJc w:val="left"/>
      <w:pPr>
        <w:ind w:left="922" w:hanging="360"/>
      </w:pPr>
      <w:rPr>
        <w:rFonts w:ascii="Courier New" w:hAnsi="Courier New" w:cs="Courier New"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28" w15:restartNumberingAfterBreak="0">
    <w:nsid w:val="22BE1B83"/>
    <w:multiLevelType w:val="hybridMultilevel"/>
    <w:tmpl w:val="619E5CF4"/>
    <w:lvl w:ilvl="0" w:tplc="5456EC9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22DE68AD"/>
    <w:multiLevelType w:val="multilevel"/>
    <w:tmpl w:val="EC1E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D72A01"/>
    <w:multiLevelType w:val="multilevel"/>
    <w:tmpl w:val="61AE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4115B"/>
    <w:multiLevelType w:val="multilevel"/>
    <w:tmpl w:val="97C2913E"/>
    <w:lvl w:ilvl="0">
      <w:start w:val="1"/>
      <w:numFmt w:val="decimal"/>
      <w:pStyle w:val="BHeading1numbered"/>
      <w:lvlText w:val="%1."/>
      <w:lvlJc w:val="left"/>
      <w:pPr>
        <w:ind w:left="851" w:hanging="851"/>
      </w:pPr>
    </w:lvl>
    <w:lvl w:ilvl="1">
      <w:start w:val="1"/>
      <w:numFmt w:val="decimal"/>
      <w:pStyle w:val="BHeading2numbered"/>
      <w:lvlText w:val="%1.%2."/>
      <w:lvlJc w:val="left"/>
      <w:pPr>
        <w:ind w:left="851" w:hanging="851"/>
      </w:pPr>
      <w:rPr>
        <w:rFonts w:hint="default"/>
      </w:rPr>
    </w:lvl>
    <w:lvl w:ilvl="2">
      <w:start w:val="1"/>
      <w:numFmt w:val="decimal"/>
      <w:pStyle w:val="BHeading3numbered"/>
      <w:lvlText w:val="%1.%2.%3."/>
      <w:lvlJc w:val="left"/>
      <w:pPr>
        <w:ind w:left="851" w:hanging="851"/>
      </w:pPr>
      <w:rPr>
        <w:rFonts w:hint="default"/>
      </w:rPr>
    </w:lvl>
    <w:lvl w:ilvl="3">
      <w:start w:val="1"/>
      <w:numFmt w:val="decimal"/>
      <w:lvlText w:val="%4."/>
      <w:lvlJc w:val="left"/>
      <w:pPr>
        <w:ind w:left="1208" w:hanging="357"/>
      </w:pPr>
      <w:rPr>
        <w:rFonts w:hint="default"/>
      </w:rPr>
    </w:lvl>
    <w:lvl w:ilvl="4">
      <w:start w:val="1"/>
      <w:numFmt w:val="lowerLetter"/>
      <w:lvlText w:val="%5)"/>
      <w:lvlJc w:val="left"/>
      <w:pPr>
        <w:ind w:left="1208" w:hanging="357"/>
      </w:pPr>
      <w:rPr>
        <w:rFonts w:hint="default"/>
      </w:rPr>
    </w:lvl>
    <w:lvl w:ilvl="5">
      <w:start w:val="1"/>
      <w:numFmt w:val="decimal"/>
      <w:lvlText w:val="%6."/>
      <w:lvlJc w:val="left"/>
      <w:pPr>
        <w:ind w:left="1565" w:hanging="357"/>
      </w:pPr>
      <w:rPr>
        <w:rFonts w:hint="default"/>
      </w:rPr>
    </w:lvl>
    <w:lvl w:ilvl="6">
      <w:start w:val="1"/>
      <w:numFmt w:val="lowerLetter"/>
      <w:pStyle w:val="BNumbereda2Ind"/>
      <w:lvlText w:val="%7)"/>
      <w:lvlJc w:val="left"/>
      <w:pPr>
        <w:ind w:left="1565" w:hanging="357"/>
      </w:pPr>
      <w:rPr>
        <w:rFonts w:hint="default"/>
      </w:rPr>
    </w:lvl>
    <w:lvl w:ilvl="7">
      <w:start w:val="1"/>
      <w:numFmt w:val="lowerRoman"/>
      <w:lvlText w:val="%8."/>
      <w:lvlJc w:val="left"/>
      <w:pPr>
        <w:ind w:left="1922" w:hanging="357"/>
      </w:pPr>
      <w:rPr>
        <w:rFonts w:hint="default"/>
      </w:rPr>
    </w:lvl>
    <w:lvl w:ilvl="8">
      <w:start w:val="1"/>
      <w:numFmt w:val="upperRoman"/>
      <w:lvlText w:val="%9."/>
      <w:lvlJc w:val="left"/>
      <w:pPr>
        <w:ind w:left="2279" w:hanging="357"/>
      </w:pPr>
      <w:rPr>
        <w:rFonts w:hint="default"/>
      </w:rPr>
    </w:lvl>
  </w:abstractNum>
  <w:abstractNum w:abstractNumId="32" w15:restartNumberingAfterBreak="0">
    <w:nsid w:val="27B75674"/>
    <w:multiLevelType w:val="hybridMultilevel"/>
    <w:tmpl w:val="CE42728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2B290FC5"/>
    <w:multiLevelType w:val="multilevel"/>
    <w:tmpl w:val="F6F01F70"/>
    <w:lvl w:ilvl="0">
      <w:start w:val="1"/>
      <w:numFmt w:val="bullet"/>
      <w:pStyle w:val="ATick"/>
      <w:lvlText w:val=""/>
      <w:lvlJc w:val="left"/>
      <w:pPr>
        <w:ind w:left="357" w:hanging="357"/>
      </w:pPr>
      <w:rPr>
        <w:rFonts w:ascii="Wingdings" w:hAnsi="Wingdings" w:hint="default"/>
        <w:color w:val="0083FF" w:themeColor="accent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2CC36DAA"/>
    <w:multiLevelType w:val="hybridMultilevel"/>
    <w:tmpl w:val="5894B86A"/>
    <w:lvl w:ilvl="0" w:tplc="E7E257FC">
      <w:start w:val="1"/>
      <w:numFmt w:val="bullet"/>
      <w:pStyle w:val="DBulletlevel2"/>
      <w:lvlText w:val=""/>
      <w:lvlJc w:val="left"/>
      <w:pPr>
        <w:ind w:left="360" w:hanging="360"/>
      </w:pPr>
      <w:rPr>
        <w:rFonts w:ascii="Segoe UI Light" w:hAnsi="Segoe UI Light" w:hint="default"/>
        <w:b w:val="0"/>
        <w:i w:val="0"/>
        <w:caps w:val="0"/>
        <w:strike w:val="0"/>
        <w:dstrike w:val="0"/>
        <w:vanish w:val="0"/>
        <w:color w:val="auto"/>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C8FE55F2">
      <w:start w:val="1"/>
      <w:numFmt w:val="bullet"/>
      <w:lvlText w:val="o"/>
      <w:lvlJc w:val="left"/>
      <w:pPr>
        <w:ind w:left="1440" w:hanging="360"/>
      </w:pPr>
      <w:rPr>
        <w:rFonts w:ascii="Cambria Math" w:hAnsi="Cambria Math" w:cs="Cambria Math" w:hint="default"/>
      </w:rPr>
    </w:lvl>
    <w:lvl w:ilvl="2" w:tplc="B0809194" w:tentative="1">
      <w:start w:val="1"/>
      <w:numFmt w:val="bullet"/>
      <w:lvlText w:val=""/>
      <w:lvlJc w:val="left"/>
      <w:pPr>
        <w:ind w:left="2160" w:hanging="360"/>
      </w:pPr>
      <w:rPr>
        <w:rFonts w:ascii="Times" w:hAnsi="Times" w:hint="default"/>
      </w:rPr>
    </w:lvl>
    <w:lvl w:ilvl="3" w:tplc="691E08BC" w:tentative="1">
      <w:start w:val="1"/>
      <w:numFmt w:val="bullet"/>
      <w:lvlText w:val=""/>
      <w:lvlJc w:val="left"/>
      <w:pPr>
        <w:ind w:left="2880" w:hanging="360"/>
      </w:pPr>
      <w:rPr>
        <w:rFonts w:ascii="Segoe UI Light" w:hAnsi="Segoe UI Light" w:hint="default"/>
      </w:rPr>
    </w:lvl>
    <w:lvl w:ilvl="4" w:tplc="5B2866AE" w:tentative="1">
      <w:start w:val="1"/>
      <w:numFmt w:val="bullet"/>
      <w:lvlText w:val="o"/>
      <w:lvlJc w:val="left"/>
      <w:pPr>
        <w:ind w:left="3600" w:hanging="360"/>
      </w:pPr>
      <w:rPr>
        <w:rFonts w:ascii="Cambria Math" w:hAnsi="Cambria Math" w:cs="Cambria Math" w:hint="default"/>
      </w:rPr>
    </w:lvl>
    <w:lvl w:ilvl="5" w:tplc="95CAFDB4" w:tentative="1">
      <w:start w:val="1"/>
      <w:numFmt w:val="bullet"/>
      <w:lvlText w:val=""/>
      <w:lvlJc w:val="left"/>
      <w:pPr>
        <w:ind w:left="4320" w:hanging="360"/>
      </w:pPr>
      <w:rPr>
        <w:rFonts w:ascii="Times" w:hAnsi="Times" w:hint="default"/>
      </w:rPr>
    </w:lvl>
    <w:lvl w:ilvl="6" w:tplc="9666530E" w:tentative="1">
      <w:start w:val="1"/>
      <w:numFmt w:val="bullet"/>
      <w:lvlText w:val=""/>
      <w:lvlJc w:val="left"/>
      <w:pPr>
        <w:ind w:left="5040" w:hanging="360"/>
      </w:pPr>
      <w:rPr>
        <w:rFonts w:ascii="Segoe UI Light" w:hAnsi="Segoe UI Light" w:hint="default"/>
      </w:rPr>
    </w:lvl>
    <w:lvl w:ilvl="7" w:tplc="D92ABB72" w:tentative="1">
      <w:start w:val="1"/>
      <w:numFmt w:val="bullet"/>
      <w:lvlText w:val="o"/>
      <w:lvlJc w:val="left"/>
      <w:pPr>
        <w:ind w:left="5760" w:hanging="360"/>
      </w:pPr>
      <w:rPr>
        <w:rFonts w:ascii="Cambria Math" w:hAnsi="Cambria Math" w:cs="Cambria Math" w:hint="default"/>
      </w:rPr>
    </w:lvl>
    <w:lvl w:ilvl="8" w:tplc="B3A8C8D6" w:tentative="1">
      <w:start w:val="1"/>
      <w:numFmt w:val="bullet"/>
      <w:lvlText w:val=""/>
      <w:lvlJc w:val="left"/>
      <w:pPr>
        <w:ind w:left="6480" w:hanging="360"/>
      </w:pPr>
      <w:rPr>
        <w:rFonts w:ascii="Times" w:hAnsi="Times" w:hint="default"/>
      </w:rPr>
    </w:lvl>
  </w:abstractNum>
  <w:abstractNum w:abstractNumId="35" w15:restartNumberingAfterBreak="0">
    <w:nsid w:val="2FFC02CF"/>
    <w:multiLevelType w:val="multilevel"/>
    <w:tmpl w:val="B846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085F65"/>
    <w:multiLevelType w:val="hybridMultilevel"/>
    <w:tmpl w:val="05B40998"/>
    <w:styleLink w:val="Style32"/>
    <w:lvl w:ilvl="0" w:tplc="587049B2">
      <w:start w:val="1"/>
      <w:numFmt w:val="decimal"/>
      <w:lvlText w:val="%1."/>
      <w:lvlJc w:val="left"/>
      <w:pPr>
        <w:tabs>
          <w:tab w:val="num" w:pos="720"/>
        </w:tabs>
        <w:ind w:left="720" w:hanging="360"/>
      </w:pPr>
    </w:lvl>
    <w:lvl w:ilvl="1" w:tplc="AE5477E6">
      <w:start w:val="1"/>
      <w:numFmt w:val="decimal"/>
      <w:lvlText w:val="%2."/>
      <w:lvlJc w:val="left"/>
      <w:pPr>
        <w:tabs>
          <w:tab w:val="num" w:pos="1440"/>
        </w:tabs>
        <w:ind w:left="1440" w:hanging="360"/>
      </w:pPr>
    </w:lvl>
    <w:lvl w:ilvl="2" w:tplc="33406FA4">
      <w:numFmt w:val="bullet"/>
      <w:lvlText w:val=""/>
      <w:lvlJc w:val="left"/>
      <w:pPr>
        <w:tabs>
          <w:tab w:val="num" w:pos="2160"/>
        </w:tabs>
        <w:ind w:left="2160" w:hanging="360"/>
      </w:pPr>
      <w:rPr>
        <w:rFonts w:ascii="Symbol" w:hAnsi="Symbol" w:hint="default"/>
      </w:rPr>
    </w:lvl>
    <w:lvl w:ilvl="3" w:tplc="6ED099E8" w:tentative="1">
      <w:start w:val="1"/>
      <w:numFmt w:val="decimal"/>
      <w:lvlText w:val="%4."/>
      <w:lvlJc w:val="left"/>
      <w:pPr>
        <w:tabs>
          <w:tab w:val="num" w:pos="2880"/>
        </w:tabs>
        <w:ind w:left="2880" w:hanging="360"/>
      </w:pPr>
    </w:lvl>
    <w:lvl w:ilvl="4" w:tplc="F7A04F3A" w:tentative="1">
      <w:start w:val="1"/>
      <w:numFmt w:val="decimal"/>
      <w:lvlText w:val="%5."/>
      <w:lvlJc w:val="left"/>
      <w:pPr>
        <w:tabs>
          <w:tab w:val="num" w:pos="3600"/>
        </w:tabs>
        <w:ind w:left="3600" w:hanging="360"/>
      </w:pPr>
    </w:lvl>
    <w:lvl w:ilvl="5" w:tplc="D638A6DE" w:tentative="1">
      <w:start w:val="1"/>
      <w:numFmt w:val="decimal"/>
      <w:lvlText w:val="%6."/>
      <w:lvlJc w:val="left"/>
      <w:pPr>
        <w:tabs>
          <w:tab w:val="num" w:pos="4320"/>
        </w:tabs>
        <w:ind w:left="4320" w:hanging="360"/>
      </w:pPr>
    </w:lvl>
    <w:lvl w:ilvl="6" w:tplc="09DC84E0" w:tentative="1">
      <w:start w:val="1"/>
      <w:numFmt w:val="decimal"/>
      <w:lvlText w:val="%7."/>
      <w:lvlJc w:val="left"/>
      <w:pPr>
        <w:tabs>
          <w:tab w:val="num" w:pos="5040"/>
        </w:tabs>
        <w:ind w:left="5040" w:hanging="360"/>
      </w:pPr>
    </w:lvl>
    <w:lvl w:ilvl="7" w:tplc="1C9E419E" w:tentative="1">
      <w:start w:val="1"/>
      <w:numFmt w:val="decimal"/>
      <w:lvlText w:val="%8."/>
      <w:lvlJc w:val="left"/>
      <w:pPr>
        <w:tabs>
          <w:tab w:val="num" w:pos="5760"/>
        </w:tabs>
        <w:ind w:left="5760" w:hanging="360"/>
      </w:pPr>
    </w:lvl>
    <w:lvl w:ilvl="8" w:tplc="B6F09840" w:tentative="1">
      <w:start w:val="1"/>
      <w:numFmt w:val="decimal"/>
      <w:lvlText w:val="%9."/>
      <w:lvlJc w:val="left"/>
      <w:pPr>
        <w:tabs>
          <w:tab w:val="num" w:pos="6480"/>
        </w:tabs>
        <w:ind w:left="6480" w:hanging="360"/>
      </w:pPr>
    </w:lvl>
  </w:abstractNum>
  <w:abstractNum w:abstractNumId="37" w15:restartNumberingAfterBreak="0">
    <w:nsid w:val="3688470A"/>
    <w:multiLevelType w:val="hybridMultilevel"/>
    <w:tmpl w:val="0DAE08F4"/>
    <w:styleLink w:val="Style11"/>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36DF3EF0"/>
    <w:multiLevelType w:val="hybridMultilevel"/>
    <w:tmpl w:val="0CC05CD4"/>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9" w15:restartNumberingAfterBreak="0">
    <w:nsid w:val="381420F8"/>
    <w:multiLevelType w:val="hybridMultilevel"/>
    <w:tmpl w:val="4BE066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39010A93"/>
    <w:multiLevelType w:val="hybridMultilevel"/>
    <w:tmpl w:val="F572C8A2"/>
    <w:styleLink w:val="111111"/>
    <w:lvl w:ilvl="0" w:tplc="0C090019">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1" w15:restartNumberingAfterBreak="0">
    <w:nsid w:val="3A74465F"/>
    <w:multiLevelType w:val="hybridMultilevel"/>
    <w:tmpl w:val="C310B628"/>
    <w:lvl w:ilvl="0" w:tplc="0C090001">
      <w:start w:val="1"/>
      <w:numFmt w:val="bullet"/>
      <w:lvlText w:val=""/>
      <w:lvlJc w:val="left"/>
      <w:pPr>
        <w:ind w:left="720" w:hanging="360"/>
      </w:pPr>
      <w:rPr>
        <w:rFonts w:ascii="Symbol" w:hAnsi="Symbol" w:hint="default"/>
      </w:rPr>
    </w:lvl>
    <w:lvl w:ilvl="1" w:tplc="FAC03482">
      <w:start w:val="1"/>
      <w:numFmt w:val="bullet"/>
      <w:pStyle w:val="Bullet2Las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40007702"/>
    <w:multiLevelType w:val="hybridMultilevel"/>
    <w:tmpl w:val="AD8C3F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41714A76"/>
    <w:multiLevelType w:val="hybridMultilevel"/>
    <w:tmpl w:val="0AEA1764"/>
    <w:lvl w:ilvl="0" w:tplc="B8F2B8A0">
      <w:start w:val="1"/>
      <w:numFmt w:val="bullet"/>
      <w:pStyle w:val="Tablebullet1"/>
      <w:lvlText w:val=""/>
      <w:lvlJc w:val="left"/>
      <w:pPr>
        <w:ind w:left="56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2A61E99"/>
    <w:multiLevelType w:val="hybridMultilevel"/>
    <w:tmpl w:val="37680274"/>
    <w:styleLink w:val="List11"/>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44497A63"/>
    <w:multiLevelType w:val="hybridMultilevel"/>
    <w:tmpl w:val="0560AAC8"/>
    <w:styleLink w:val="1ai"/>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4A9F0D3F"/>
    <w:multiLevelType w:val="hybridMultilevel"/>
    <w:tmpl w:val="92D8E4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4C011716"/>
    <w:multiLevelType w:val="hybridMultilevel"/>
    <w:tmpl w:val="AA2000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4D5164FA"/>
    <w:multiLevelType w:val="hybridMultilevel"/>
    <w:tmpl w:val="A76C709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51DC3396"/>
    <w:multiLevelType w:val="multilevel"/>
    <w:tmpl w:val="CC96246E"/>
    <w:lvl w:ilvl="0">
      <w:start w:val="1"/>
      <w:numFmt w:val="decimal"/>
      <w:pStyle w:val="Schedule"/>
      <w:lvlText w:val="Schedule %1"/>
      <w:lvlJc w:val="center"/>
      <w:pPr>
        <w:tabs>
          <w:tab w:val="num" w:pos="1134"/>
        </w:tabs>
        <w:ind w:left="0" w:firstLine="0"/>
      </w:pPr>
      <w:rPr>
        <w:b w:val="0"/>
        <w:bCs w:val="0"/>
        <w:i w:val="0"/>
        <w:iCs w:val="0"/>
        <w:caps w:val="0"/>
        <w:smallCaps w:val="0"/>
        <w:strike w:val="0"/>
        <w:dstrike w:val="0"/>
        <w:outline w:val="0"/>
        <w:shadow w:val="0"/>
        <w:emboss w:val="0"/>
        <w:imprint w:val="0"/>
        <w:noProof w:val="0"/>
        <w:vanish w:val="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H1"/>
      <w:lvlText w:val="%2"/>
      <w:lvlJc w:val="left"/>
      <w:pPr>
        <w:tabs>
          <w:tab w:val="num" w:pos="709"/>
        </w:tabs>
        <w:ind w:left="709" w:hanging="709"/>
      </w:pPr>
      <w:rPr>
        <w:b/>
        <w:bCs w:val="0"/>
        <w:i w:val="0"/>
        <w:sz w:val="28"/>
        <w:szCs w:val="28"/>
      </w:rPr>
    </w:lvl>
    <w:lvl w:ilvl="2">
      <w:start w:val="1"/>
      <w:numFmt w:val="decimal"/>
      <w:pStyle w:val="SchH2"/>
      <w:lvlText w:val="%2.%3"/>
      <w:lvlJc w:val="left"/>
      <w:pPr>
        <w:tabs>
          <w:tab w:val="num" w:pos="1277"/>
        </w:tabs>
        <w:ind w:left="1277" w:hanging="709"/>
      </w:pPr>
      <w:rPr>
        <w:b/>
        <w:i w:val="0"/>
        <w:sz w:val="24"/>
      </w:rPr>
    </w:lvl>
    <w:lvl w:ilvl="3">
      <w:start w:val="1"/>
      <w:numFmt w:val="lowerLetter"/>
      <w:pStyle w:val="SchH3"/>
      <w:lvlText w:val="(%4)"/>
      <w:lvlJc w:val="left"/>
      <w:pPr>
        <w:tabs>
          <w:tab w:val="num" w:pos="709"/>
        </w:tabs>
        <w:ind w:left="709" w:hanging="709"/>
      </w:pPr>
      <w:rPr>
        <w:specVanish w:val="0"/>
      </w:rPr>
    </w:lvl>
    <w:lvl w:ilvl="4">
      <w:start w:val="1"/>
      <w:numFmt w:val="decimal"/>
      <w:pStyle w:val="SchH4"/>
      <w:lvlText w:val="(%5)"/>
      <w:lvlJc w:val="left"/>
      <w:pPr>
        <w:tabs>
          <w:tab w:val="num" w:pos="1559"/>
        </w:tabs>
        <w:ind w:left="1559" w:hanging="708"/>
      </w:pPr>
      <w:rPr>
        <w:b w:val="0"/>
        <w:bCs/>
        <w:i w:val="0"/>
        <w:sz w:val="20"/>
      </w:rPr>
    </w:lvl>
    <w:lvl w:ilvl="5">
      <w:start w:val="1"/>
      <w:numFmt w:val="upperLetter"/>
      <w:pStyle w:val="SchH5"/>
      <w:lvlText w:val="(%6)"/>
      <w:lvlJc w:val="left"/>
      <w:pPr>
        <w:tabs>
          <w:tab w:val="num" w:pos="2268"/>
        </w:tabs>
        <w:ind w:left="2268" w:hanging="709"/>
      </w:pPr>
      <w:rPr>
        <w:b w:val="0"/>
        <w:i w:val="0"/>
        <w:sz w:val="20"/>
      </w:rPr>
    </w:lvl>
    <w:lvl w:ilvl="6">
      <w:start w:val="1"/>
      <w:numFmt w:val="decimal"/>
      <w:pStyle w:val="SchH6"/>
      <w:lvlText w:val="(%7)"/>
      <w:lvlJc w:val="left"/>
      <w:pPr>
        <w:tabs>
          <w:tab w:val="num" w:pos="3544"/>
        </w:tabs>
        <w:ind w:left="3544" w:hanging="709"/>
      </w:pPr>
      <w:rPr>
        <w:b w:val="0"/>
        <w:i w:val="0"/>
        <w:sz w:val="20"/>
      </w:rPr>
    </w:lvl>
    <w:lvl w:ilvl="7">
      <w:start w:val="1"/>
      <w:numFmt w:val="decimal"/>
      <w:lvlRestart w:val="1"/>
      <w:pStyle w:val="SchList"/>
      <w:lvlText w:val="%8"/>
      <w:lvlJc w:val="left"/>
      <w:pPr>
        <w:tabs>
          <w:tab w:val="num" w:pos="851"/>
        </w:tabs>
        <w:ind w:left="851" w:hanging="851"/>
      </w:pPr>
      <w:rPr>
        <w:b w:val="0"/>
        <w:i w:val="0"/>
        <w:sz w:val="20"/>
      </w:rPr>
    </w:lvl>
    <w:lvl w:ilvl="8">
      <w:start w:val="1"/>
      <w:numFmt w:val="decimal"/>
      <w:lvlText w:val=""/>
      <w:lvlJc w:val="left"/>
      <w:pPr>
        <w:tabs>
          <w:tab w:val="num" w:pos="-377"/>
        </w:tabs>
        <w:ind w:left="-737" w:firstLine="0"/>
      </w:pPr>
    </w:lvl>
  </w:abstractNum>
  <w:abstractNum w:abstractNumId="50" w15:restartNumberingAfterBreak="0">
    <w:nsid w:val="551717B5"/>
    <w:multiLevelType w:val="hybridMultilevel"/>
    <w:tmpl w:val="137600D0"/>
    <w:styleLink w:val="Style3"/>
    <w:lvl w:ilvl="0" w:tplc="0C090001">
      <w:start w:val="1"/>
      <w:numFmt w:val="bullet"/>
      <w:lvlText w:val=""/>
      <w:lvlJc w:val="left"/>
      <w:pPr>
        <w:ind w:left="720" w:hanging="360"/>
      </w:pPr>
      <w:rPr>
        <w:rFonts w:ascii="Symbol" w:hAnsi="Symbol" w:hint="default"/>
      </w:rPr>
    </w:lvl>
    <w:lvl w:ilvl="1" w:tplc="92460B2A">
      <w:numFmt w:val="bullet"/>
      <w:lvlText w:val="•"/>
      <w:lvlJc w:val="left"/>
      <w:pPr>
        <w:ind w:left="1440" w:hanging="360"/>
      </w:pPr>
      <w:rPr>
        <w:rFonts w:ascii="Arial" w:eastAsiaTheme="minorEastAsia"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5C96258F"/>
    <w:multiLevelType w:val="hybridMultilevel"/>
    <w:tmpl w:val="DD3A969E"/>
    <w:lvl w:ilvl="0" w:tplc="DABE439C">
      <w:start w:val="1"/>
      <w:numFmt w:val="bullet"/>
      <w:pStyle w:val="ListBullet"/>
      <w:lvlText w:val=""/>
      <w:lvlJc w:val="left"/>
      <w:pPr>
        <w:tabs>
          <w:tab w:val="num" w:pos="927"/>
        </w:tabs>
        <w:ind w:left="927" w:hanging="360"/>
      </w:pPr>
      <w:rPr>
        <w:rFonts w:ascii="Symbol" w:hAnsi="Symbol" w:hint="default"/>
      </w:rPr>
    </w:lvl>
    <w:lvl w:ilvl="1" w:tplc="0C090003" w:tentative="1">
      <w:start w:val="1"/>
      <w:numFmt w:val="bullet"/>
      <w:lvlText w:val="o"/>
      <w:lvlJc w:val="left"/>
      <w:pPr>
        <w:tabs>
          <w:tab w:val="num" w:pos="1647"/>
        </w:tabs>
        <w:ind w:left="1647" w:hanging="360"/>
      </w:pPr>
      <w:rPr>
        <w:rFonts w:ascii="Courier New" w:hAnsi="Courier New" w:cs="Courier New" w:hint="default"/>
      </w:rPr>
    </w:lvl>
    <w:lvl w:ilvl="2" w:tplc="0C090005" w:tentative="1">
      <w:start w:val="1"/>
      <w:numFmt w:val="bullet"/>
      <w:lvlText w:val=""/>
      <w:lvlJc w:val="left"/>
      <w:pPr>
        <w:tabs>
          <w:tab w:val="num" w:pos="2367"/>
        </w:tabs>
        <w:ind w:left="2367" w:hanging="360"/>
      </w:pPr>
      <w:rPr>
        <w:rFonts w:ascii="Wingdings" w:hAnsi="Wingdings" w:hint="default"/>
      </w:rPr>
    </w:lvl>
    <w:lvl w:ilvl="3" w:tplc="0C090001" w:tentative="1">
      <w:start w:val="1"/>
      <w:numFmt w:val="bullet"/>
      <w:lvlText w:val=""/>
      <w:lvlJc w:val="left"/>
      <w:pPr>
        <w:tabs>
          <w:tab w:val="num" w:pos="3087"/>
        </w:tabs>
        <w:ind w:left="3087" w:hanging="360"/>
      </w:pPr>
      <w:rPr>
        <w:rFonts w:ascii="Symbol" w:hAnsi="Symbol" w:hint="default"/>
      </w:rPr>
    </w:lvl>
    <w:lvl w:ilvl="4" w:tplc="0C090003" w:tentative="1">
      <w:start w:val="1"/>
      <w:numFmt w:val="bullet"/>
      <w:lvlText w:val="o"/>
      <w:lvlJc w:val="left"/>
      <w:pPr>
        <w:tabs>
          <w:tab w:val="num" w:pos="3807"/>
        </w:tabs>
        <w:ind w:left="3807" w:hanging="360"/>
      </w:pPr>
      <w:rPr>
        <w:rFonts w:ascii="Courier New" w:hAnsi="Courier New" w:cs="Courier New" w:hint="default"/>
      </w:rPr>
    </w:lvl>
    <w:lvl w:ilvl="5" w:tplc="0C090005" w:tentative="1">
      <w:start w:val="1"/>
      <w:numFmt w:val="bullet"/>
      <w:lvlText w:val=""/>
      <w:lvlJc w:val="left"/>
      <w:pPr>
        <w:tabs>
          <w:tab w:val="num" w:pos="4527"/>
        </w:tabs>
        <w:ind w:left="4527" w:hanging="360"/>
      </w:pPr>
      <w:rPr>
        <w:rFonts w:ascii="Wingdings" w:hAnsi="Wingdings" w:hint="default"/>
      </w:rPr>
    </w:lvl>
    <w:lvl w:ilvl="6" w:tplc="0C090001" w:tentative="1">
      <w:start w:val="1"/>
      <w:numFmt w:val="bullet"/>
      <w:lvlText w:val=""/>
      <w:lvlJc w:val="left"/>
      <w:pPr>
        <w:tabs>
          <w:tab w:val="num" w:pos="5247"/>
        </w:tabs>
        <w:ind w:left="5247" w:hanging="360"/>
      </w:pPr>
      <w:rPr>
        <w:rFonts w:ascii="Symbol" w:hAnsi="Symbol" w:hint="default"/>
      </w:rPr>
    </w:lvl>
    <w:lvl w:ilvl="7" w:tplc="0C090003" w:tentative="1">
      <w:start w:val="1"/>
      <w:numFmt w:val="bullet"/>
      <w:lvlText w:val="o"/>
      <w:lvlJc w:val="left"/>
      <w:pPr>
        <w:tabs>
          <w:tab w:val="num" w:pos="5967"/>
        </w:tabs>
        <w:ind w:left="5967" w:hanging="360"/>
      </w:pPr>
      <w:rPr>
        <w:rFonts w:ascii="Courier New" w:hAnsi="Courier New" w:cs="Courier New" w:hint="default"/>
      </w:rPr>
    </w:lvl>
    <w:lvl w:ilvl="8" w:tplc="0C090005" w:tentative="1">
      <w:start w:val="1"/>
      <w:numFmt w:val="bullet"/>
      <w:lvlText w:val=""/>
      <w:lvlJc w:val="left"/>
      <w:pPr>
        <w:tabs>
          <w:tab w:val="num" w:pos="6687"/>
        </w:tabs>
        <w:ind w:left="6687" w:hanging="360"/>
      </w:pPr>
      <w:rPr>
        <w:rFonts w:ascii="Wingdings" w:hAnsi="Wingdings" w:hint="default"/>
      </w:rPr>
    </w:lvl>
  </w:abstractNum>
  <w:abstractNum w:abstractNumId="52" w15:restartNumberingAfterBreak="0">
    <w:nsid w:val="5D0C6821"/>
    <w:multiLevelType w:val="hybridMultilevel"/>
    <w:tmpl w:val="0A4423CC"/>
    <w:styleLink w:val="Style5"/>
    <w:lvl w:ilvl="0" w:tplc="B316F31C">
      <w:start w:val="1"/>
      <w:numFmt w:val="bullet"/>
      <w:lvlText w:val="·"/>
      <w:lvlJc w:val="left"/>
      <w:pPr>
        <w:tabs>
          <w:tab w:val="num" w:pos="720"/>
        </w:tabs>
        <w:ind w:left="720" w:hanging="360"/>
      </w:pPr>
      <w:rPr>
        <w:rFonts w:ascii="Symbol,Sans-Serif" w:hAnsi="Symbol,Sans-Serif" w:hint="default"/>
      </w:rPr>
    </w:lvl>
    <w:lvl w:ilvl="1" w:tplc="21E47342">
      <w:start w:val="1"/>
      <w:numFmt w:val="bullet"/>
      <w:lvlText w:val="·"/>
      <w:lvlJc w:val="left"/>
      <w:pPr>
        <w:tabs>
          <w:tab w:val="num" w:pos="1440"/>
        </w:tabs>
        <w:ind w:left="1440" w:hanging="360"/>
      </w:pPr>
      <w:rPr>
        <w:rFonts w:ascii="Symbol,Sans-Serif" w:hAnsi="Symbol,Sans-Serif" w:hint="default"/>
      </w:rPr>
    </w:lvl>
    <w:lvl w:ilvl="2" w:tplc="15585178">
      <w:start w:val="1"/>
      <w:numFmt w:val="bullet"/>
      <w:lvlText w:val="·"/>
      <w:lvlJc w:val="left"/>
      <w:pPr>
        <w:tabs>
          <w:tab w:val="num" w:pos="2160"/>
        </w:tabs>
        <w:ind w:left="2160" w:hanging="360"/>
      </w:pPr>
      <w:rPr>
        <w:rFonts w:ascii="Symbol,Sans-Serif" w:hAnsi="Symbol,Sans-Serif" w:hint="default"/>
      </w:rPr>
    </w:lvl>
    <w:lvl w:ilvl="3" w:tplc="F7563196" w:tentative="1">
      <w:start w:val="1"/>
      <w:numFmt w:val="bullet"/>
      <w:lvlText w:val="·"/>
      <w:lvlJc w:val="left"/>
      <w:pPr>
        <w:tabs>
          <w:tab w:val="num" w:pos="2880"/>
        </w:tabs>
        <w:ind w:left="2880" w:hanging="360"/>
      </w:pPr>
      <w:rPr>
        <w:rFonts w:ascii="Symbol,Sans-Serif" w:hAnsi="Symbol,Sans-Serif" w:hint="default"/>
      </w:rPr>
    </w:lvl>
    <w:lvl w:ilvl="4" w:tplc="9092D500" w:tentative="1">
      <w:start w:val="1"/>
      <w:numFmt w:val="bullet"/>
      <w:lvlText w:val="·"/>
      <w:lvlJc w:val="left"/>
      <w:pPr>
        <w:tabs>
          <w:tab w:val="num" w:pos="3600"/>
        </w:tabs>
        <w:ind w:left="3600" w:hanging="360"/>
      </w:pPr>
      <w:rPr>
        <w:rFonts w:ascii="Symbol,Sans-Serif" w:hAnsi="Symbol,Sans-Serif" w:hint="default"/>
      </w:rPr>
    </w:lvl>
    <w:lvl w:ilvl="5" w:tplc="F3106716" w:tentative="1">
      <w:start w:val="1"/>
      <w:numFmt w:val="bullet"/>
      <w:lvlText w:val="·"/>
      <w:lvlJc w:val="left"/>
      <w:pPr>
        <w:tabs>
          <w:tab w:val="num" w:pos="4320"/>
        </w:tabs>
        <w:ind w:left="4320" w:hanging="360"/>
      </w:pPr>
      <w:rPr>
        <w:rFonts w:ascii="Symbol,Sans-Serif" w:hAnsi="Symbol,Sans-Serif" w:hint="default"/>
      </w:rPr>
    </w:lvl>
    <w:lvl w:ilvl="6" w:tplc="490CD684" w:tentative="1">
      <w:start w:val="1"/>
      <w:numFmt w:val="bullet"/>
      <w:lvlText w:val="·"/>
      <w:lvlJc w:val="left"/>
      <w:pPr>
        <w:tabs>
          <w:tab w:val="num" w:pos="5040"/>
        </w:tabs>
        <w:ind w:left="5040" w:hanging="360"/>
      </w:pPr>
      <w:rPr>
        <w:rFonts w:ascii="Symbol,Sans-Serif" w:hAnsi="Symbol,Sans-Serif" w:hint="default"/>
      </w:rPr>
    </w:lvl>
    <w:lvl w:ilvl="7" w:tplc="FEC2F942" w:tentative="1">
      <w:start w:val="1"/>
      <w:numFmt w:val="bullet"/>
      <w:lvlText w:val="·"/>
      <w:lvlJc w:val="left"/>
      <w:pPr>
        <w:tabs>
          <w:tab w:val="num" w:pos="5760"/>
        </w:tabs>
        <w:ind w:left="5760" w:hanging="360"/>
      </w:pPr>
      <w:rPr>
        <w:rFonts w:ascii="Symbol,Sans-Serif" w:hAnsi="Symbol,Sans-Serif" w:hint="default"/>
      </w:rPr>
    </w:lvl>
    <w:lvl w:ilvl="8" w:tplc="FBA48EA6" w:tentative="1">
      <w:start w:val="1"/>
      <w:numFmt w:val="bullet"/>
      <w:lvlText w:val="·"/>
      <w:lvlJc w:val="left"/>
      <w:pPr>
        <w:tabs>
          <w:tab w:val="num" w:pos="6480"/>
        </w:tabs>
        <w:ind w:left="6480" w:hanging="360"/>
      </w:pPr>
      <w:rPr>
        <w:rFonts w:ascii="Symbol,Sans-Serif" w:hAnsi="Symbol,Sans-Serif" w:hint="default"/>
      </w:rPr>
    </w:lvl>
  </w:abstractNum>
  <w:abstractNum w:abstractNumId="53" w15:restartNumberingAfterBreak="0">
    <w:nsid w:val="6081792B"/>
    <w:multiLevelType w:val="hybridMultilevel"/>
    <w:tmpl w:val="8EEA35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665D4C1F"/>
    <w:multiLevelType w:val="hybridMultilevel"/>
    <w:tmpl w:val="00061E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66AD4E7E"/>
    <w:multiLevelType w:val="multilevel"/>
    <w:tmpl w:val="04090023"/>
    <w:styleLink w:val="Style52"/>
    <w:lvl w:ilvl="0">
      <w:start w:val="1"/>
      <w:numFmt w:val="upperRoman"/>
      <w:lvlText w:val="Article %1."/>
      <w:lvlJc w:val="left"/>
      <w:pPr>
        <w:tabs>
          <w:tab w:val="num" w:pos="2520"/>
        </w:tabs>
        <w:ind w:left="0" w:firstLine="0"/>
      </w:pPr>
    </w:lvl>
    <w:lvl w:ilvl="1">
      <w:start w:val="1"/>
      <w:numFmt w:val="decimalZero"/>
      <w:isLgl/>
      <w:lvlText w:val="Section %1.%2"/>
      <w:lvlJc w:val="left"/>
      <w:pPr>
        <w:tabs>
          <w:tab w:val="num" w:pos="252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6" w15:restartNumberingAfterBreak="0">
    <w:nsid w:val="69CB52D6"/>
    <w:multiLevelType w:val="hybridMultilevel"/>
    <w:tmpl w:val="F60258B2"/>
    <w:lvl w:ilvl="0" w:tplc="EB8A9894">
      <w:start w:val="5"/>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15:restartNumberingAfterBreak="0">
    <w:nsid w:val="6D7D1F8C"/>
    <w:multiLevelType w:val="hybridMultilevel"/>
    <w:tmpl w:val="341EBE92"/>
    <w:lvl w:ilvl="0" w:tplc="84342D38">
      <w:start w:val="1"/>
      <w:numFmt w:val="bullet"/>
      <w:lvlText w:val=""/>
      <w:lvlJc w:val="left"/>
      <w:pPr>
        <w:ind w:left="720" w:hanging="360"/>
      </w:pPr>
      <w:rPr>
        <w:rFonts w:ascii="Symbol" w:hAnsi="Symbol" w:hint="default"/>
        <w:color w:val="1E1E1E" w:themeColor="text1"/>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6DB1755F"/>
    <w:multiLevelType w:val="hybridMultilevel"/>
    <w:tmpl w:val="26C6D894"/>
    <w:styleLink w:val="Letterbullets"/>
    <w:lvl w:ilvl="0" w:tplc="5F9670EC">
      <w:start w:val="1"/>
      <w:numFmt w:val="bullet"/>
      <w:lvlText w:val="-"/>
      <w:lvlJc w:val="left"/>
      <w:pPr>
        <w:ind w:left="1440" w:hanging="360"/>
      </w:pPr>
      <w:rPr>
        <w:rFonts w:ascii="Arial" w:eastAsiaTheme="minorEastAsia" w:hAnsi="Arial" w:cs="Aria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9" w15:restartNumberingAfterBreak="0">
    <w:nsid w:val="6F803F1C"/>
    <w:multiLevelType w:val="hybridMultilevel"/>
    <w:tmpl w:val="877AD4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70165601"/>
    <w:multiLevelType w:val="hybridMultilevel"/>
    <w:tmpl w:val="5F3048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71D95087"/>
    <w:multiLevelType w:val="hybridMultilevel"/>
    <w:tmpl w:val="4072E43C"/>
    <w:lvl w:ilvl="0" w:tplc="16ECE056">
      <w:start w:val="1"/>
      <w:numFmt w:val="bullet"/>
      <w:pStyle w:val="numbullet1"/>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74652806"/>
    <w:multiLevelType w:val="hybridMultilevel"/>
    <w:tmpl w:val="6D12AD28"/>
    <w:lvl w:ilvl="0" w:tplc="C4C2CB60">
      <w:start w:val="1"/>
      <w:numFmt w:val="bullet"/>
      <w:lvlText w:val="•"/>
      <w:lvlJc w:val="left"/>
      <w:pPr>
        <w:tabs>
          <w:tab w:val="num" w:pos="1800"/>
        </w:tabs>
        <w:ind w:left="1800" w:hanging="360"/>
      </w:pPr>
      <w:rPr>
        <w:rFonts w:ascii="Arial" w:hAnsi="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748F50C3"/>
    <w:multiLevelType w:val="hybridMultilevel"/>
    <w:tmpl w:val="1B8E7D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752D9500"/>
    <w:multiLevelType w:val="hybridMultilevel"/>
    <w:tmpl w:val="FFFFFFFF"/>
    <w:styleLink w:val="Style23"/>
    <w:lvl w:ilvl="0" w:tplc="35F42214">
      <w:start w:val="1"/>
      <w:numFmt w:val="bullet"/>
      <w:lvlText w:val="·"/>
      <w:lvlJc w:val="left"/>
      <w:pPr>
        <w:ind w:left="360" w:hanging="360"/>
      </w:pPr>
      <w:rPr>
        <w:rFonts w:ascii="Symbol" w:hAnsi="Symbol" w:hint="default"/>
      </w:rPr>
    </w:lvl>
    <w:lvl w:ilvl="1" w:tplc="B9BCD708">
      <w:start w:val="1"/>
      <w:numFmt w:val="bullet"/>
      <w:lvlText w:val="o"/>
      <w:lvlJc w:val="left"/>
      <w:pPr>
        <w:ind w:left="1080" w:hanging="360"/>
      </w:pPr>
      <w:rPr>
        <w:rFonts w:ascii="Courier New" w:hAnsi="Courier New" w:hint="default"/>
      </w:rPr>
    </w:lvl>
    <w:lvl w:ilvl="2" w:tplc="E2A6A3A0">
      <w:start w:val="1"/>
      <w:numFmt w:val="bullet"/>
      <w:lvlText w:val=""/>
      <w:lvlJc w:val="left"/>
      <w:pPr>
        <w:ind w:left="1800" w:hanging="360"/>
      </w:pPr>
      <w:rPr>
        <w:rFonts w:ascii="Wingdings" w:hAnsi="Wingdings" w:hint="default"/>
      </w:rPr>
    </w:lvl>
    <w:lvl w:ilvl="3" w:tplc="C268BF52">
      <w:start w:val="1"/>
      <w:numFmt w:val="bullet"/>
      <w:lvlText w:val=""/>
      <w:lvlJc w:val="left"/>
      <w:pPr>
        <w:ind w:left="2520" w:hanging="360"/>
      </w:pPr>
      <w:rPr>
        <w:rFonts w:ascii="Symbol" w:hAnsi="Symbol" w:hint="default"/>
      </w:rPr>
    </w:lvl>
    <w:lvl w:ilvl="4" w:tplc="45D43D4A">
      <w:start w:val="1"/>
      <w:numFmt w:val="bullet"/>
      <w:lvlText w:val="o"/>
      <w:lvlJc w:val="left"/>
      <w:pPr>
        <w:ind w:left="3240" w:hanging="360"/>
      </w:pPr>
      <w:rPr>
        <w:rFonts w:ascii="Courier New" w:hAnsi="Courier New" w:hint="default"/>
      </w:rPr>
    </w:lvl>
    <w:lvl w:ilvl="5" w:tplc="AFACCB14">
      <w:start w:val="1"/>
      <w:numFmt w:val="bullet"/>
      <w:lvlText w:val=""/>
      <w:lvlJc w:val="left"/>
      <w:pPr>
        <w:ind w:left="3960" w:hanging="360"/>
      </w:pPr>
      <w:rPr>
        <w:rFonts w:ascii="Wingdings" w:hAnsi="Wingdings" w:hint="default"/>
      </w:rPr>
    </w:lvl>
    <w:lvl w:ilvl="6" w:tplc="695C7CE0">
      <w:start w:val="1"/>
      <w:numFmt w:val="bullet"/>
      <w:lvlText w:val=""/>
      <w:lvlJc w:val="left"/>
      <w:pPr>
        <w:ind w:left="4680" w:hanging="360"/>
      </w:pPr>
      <w:rPr>
        <w:rFonts w:ascii="Symbol" w:hAnsi="Symbol" w:hint="default"/>
      </w:rPr>
    </w:lvl>
    <w:lvl w:ilvl="7" w:tplc="0128C5BC">
      <w:start w:val="1"/>
      <w:numFmt w:val="bullet"/>
      <w:lvlText w:val="o"/>
      <w:lvlJc w:val="left"/>
      <w:pPr>
        <w:ind w:left="5400" w:hanging="360"/>
      </w:pPr>
      <w:rPr>
        <w:rFonts w:ascii="Courier New" w:hAnsi="Courier New" w:hint="default"/>
      </w:rPr>
    </w:lvl>
    <w:lvl w:ilvl="8" w:tplc="43A8CED0">
      <w:start w:val="1"/>
      <w:numFmt w:val="bullet"/>
      <w:lvlText w:val=""/>
      <w:lvlJc w:val="left"/>
      <w:pPr>
        <w:ind w:left="6120" w:hanging="360"/>
      </w:pPr>
      <w:rPr>
        <w:rFonts w:ascii="Wingdings" w:hAnsi="Wingdings" w:hint="default"/>
      </w:rPr>
    </w:lvl>
  </w:abstractNum>
  <w:abstractNum w:abstractNumId="65" w15:restartNumberingAfterBreak="0">
    <w:nsid w:val="75BD13BC"/>
    <w:multiLevelType w:val="multilevel"/>
    <w:tmpl w:val="0409001F"/>
    <w:styleLink w:val="Style4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66" w15:restartNumberingAfterBreak="0">
    <w:nsid w:val="78273A32"/>
    <w:multiLevelType w:val="multilevel"/>
    <w:tmpl w:val="008C5ADE"/>
    <w:styleLink w:val="Letterbullets1"/>
    <w:lvl w:ilvl="0">
      <w:start w:val="1"/>
      <w:numFmt w:val="none"/>
      <w:suff w:val="space"/>
      <w:lvlText w:val="Figure 1:"/>
      <w:lvlJc w:val="center"/>
      <w:pPr>
        <w:ind w:left="216" w:firstLine="72"/>
      </w:pPr>
      <w:rPr>
        <w:rFonts w:ascii="Arial Bold" w:hAnsi="Arial Bold" w:hint="default"/>
        <w:b/>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7" w15:restartNumberingAfterBreak="0">
    <w:nsid w:val="783D137F"/>
    <w:multiLevelType w:val="multilevel"/>
    <w:tmpl w:val="290AC75C"/>
    <w:styleLink w:val="1ai1"/>
    <w:lvl w:ilvl="0">
      <w:start w:val="1"/>
      <w:numFmt w:val="bullet"/>
      <w:lvlText w:val=""/>
      <w:lvlJc w:val="left"/>
      <w:pPr>
        <w:ind w:left="928" w:hanging="928"/>
      </w:pPr>
      <w:rPr>
        <w:rFonts w:ascii="Symbol" w:hAnsi="Symbol" w:hint="default"/>
      </w:rPr>
    </w:lvl>
    <w:lvl w:ilvl="1">
      <w:start w:val="1"/>
      <w:numFmt w:val="decimal"/>
      <w:lvlText w:val="%1.%2."/>
      <w:lvlJc w:val="left"/>
      <w:pPr>
        <w:ind w:left="792" w:hanging="432"/>
      </w:pPr>
      <w:rPr>
        <w:rFonts w:hint="default"/>
        <w:b/>
        <w:bCs w:val="0"/>
      </w:rPr>
    </w:lvl>
    <w:lvl w:ilvl="2">
      <w:start w:val="1"/>
      <w:numFmt w:val="decimal"/>
      <w:lvlText w:val="%1.%2.%3."/>
      <w:lvlJc w:val="left"/>
      <w:pPr>
        <w:ind w:left="1224" w:hanging="504"/>
      </w:pPr>
      <w:rPr>
        <w:rFonts w:hint="default"/>
        <w:b/>
        <w:bCs w:val="0"/>
      </w:rPr>
    </w:lvl>
    <w:lvl w:ilvl="3">
      <w:start w:val="1"/>
      <w:numFmt w:val="decimal"/>
      <w:lvlText w:val="%1.%2.%3.%4."/>
      <w:lvlJc w:val="left"/>
      <w:pPr>
        <w:ind w:left="1728" w:hanging="648"/>
      </w:pPr>
      <w:rPr>
        <w:rFonts w:hint="default"/>
        <w:b/>
        <w:b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789C4BF6"/>
    <w:multiLevelType w:val="hybridMultilevel"/>
    <w:tmpl w:val="BE02F7AE"/>
    <w:lvl w:ilvl="0" w:tplc="63E49676">
      <w:start w:val="1"/>
      <w:numFmt w:val="bullet"/>
      <w:pStyle w:val="Bulletsindented"/>
      <w:lvlText w:val="–"/>
      <w:lvlJc w:val="left"/>
      <w:pPr>
        <w:ind w:left="1077" w:hanging="360"/>
      </w:pPr>
      <w:rPr>
        <w:rFonts w:ascii="Arial" w:hAnsi="Arial" w:hint="default"/>
        <w:color w:val="1E1E1E" w:themeColor="background2"/>
        <w:sz w:val="24"/>
        <w:szCs w:val="19"/>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cs="Wingdings" w:hint="default"/>
      </w:rPr>
    </w:lvl>
    <w:lvl w:ilvl="3" w:tplc="0C090001" w:tentative="1">
      <w:start w:val="1"/>
      <w:numFmt w:val="bullet"/>
      <w:lvlText w:val=""/>
      <w:lvlJc w:val="left"/>
      <w:pPr>
        <w:ind w:left="3237" w:hanging="360"/>
      </w:pPr>
      <w:rPr>
        <w:rFonts w:ascii="Symbol" w:hAnsi="Symbol" w:cs="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cs="Wingdings" w:hint="default"/>
      </w:rPr>
    </w:lvl>
    <w:lvl w:ilvl="6" w:tplc="0C090001" w:tentative="1">
      <w:start w:val="1"/>
      <w:numFmt w:val="bullet"/>
      <w:lvlText w:val=""/>
      <w:lvlJc w:val="left"/>
      <w:pPr>
        <w:ind w:left="5397" w:hanging="360"/>
      </w:pPr>
      <w:rPr>
        <w:rFonts w:ascii="Symbol" w:hAnsi="Symbol" w:cs="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cs="Wingdings" w:hint="default"/>
      </w:rPr>
    </w:lvl>
  </w:abstractNum>
  <w:abstractNum w:abstractNumId="69" w15:restartNumberingAfterBreak="0">
    <w:nsid w:val="79C660F6"/>
    <w:multiLevelType w:val="hybridMultilevel"/>
    <w:tmpl w:val="23A2799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79F168AC"/>
    <w:multiLevelType w:val="multilevel"/>
    <w:tmpl w:val="0C09001F"/>
    <w:styleLink w:val="Styl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7ADF7FDD"/>
    <w:multiLevelType w:val="hybridMultilevel"/>
    <w:tmpl w:val="294238C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7CC27606"/>
    <w:multiLevelType w:val="multilevel"/>
    <w:tmpl w:val="290AC75C"/>
    <w:styleLink w:val="List1"/>
    <w:lvl w:ilvl="0">
      <w:start w:val="1"/>
      <w:numFmt w:val="bullet"/>
      <w:lvlText w:val=""/>
      <w:lvlJc w:val="left"/>
      <w:pPr>
        <w:ind w:left="928" w:hanging="928"/>
      </w:pPr>
      <w:rPr>
        <w:rFonts w:ascii="Symbol" w:hAnsi="Symbol" w:hint="default"/>
      </w:rPr>
    </w:lvl>
    <w:lvl w:ilvl="1">
      <w:start w:val="1"/>
      <w:numFmt w:val="decimal"/>
      <w:lvlText w:val="%1.%2."/>
      <w:lvlJc w:val="left"/>
      <w:pPr>
        <w:ind w:left="792" w:hanging="432"/>
      </w:pPr>
      <w:rPr>
        <w:rFonts w:hint="default"/>
        <w:b/>
        <w:bCs w:val="0"/>
      </w:rPr>
    </w:lvl>
    <w:lvl w:ilvl="2">
      <w:start w:val="1"/>
      <w:numFmt w:val="decimal"/>
      <w:lvlText w:val="%1.%2.%3."/>
      <w:lvlJc w:val="left"/>
      <w:pPr>
        <w:ind w:left="1224" w:hanging="504"/>
      </w:pPr>
      <w:rPr>
        <w:rFonts w:hint="default"/>
        <w:b/>
        <w:bCs w:val="0"/>
      </w:rPr>
    </w:lvl>
    <w:lvl w:ilvl="3">
      <w:start w:val="1"/>
      <w:numFmt w:val="decimal"/>
      <w:lvlText w:val="%1.%2.%3.%4."/>
      <w:lvlJc w:val="left"/>
      <w:pPr>
        <w:ind w:left="1728" w:hanging="648"/>
      </w:pPr>
      <w:rPr>
        <w:rFonts w:hint="default"/>
        <w:b/>
        <w:b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94749353">
    <w:abstractNumId w:val="68"/>
  </w:num>
  <w:num w:numId="2" w16cid:durableId="867372447">
    <w:abstractNumId w:val="12"/>
  </w:num>
  <w:num w:numId="3" w16cid:durableId="649166319">
    <w:abstractNumId w:val="25"/>
  </w:num>
  <w:num w:numId="4" w16cid:durableId="1400859197">
    <w:abstractNumId w:val="31"/>
  </w:num>
  <w:num w:numId="5" w16cid:durableId="750276149">
    <w:abstractNumId w:val="20"/>
  </w:num>
  <w:num w:numId="6" w16cid:durableId="1865706208">
    <w:abstractNumId w:val="33"/>
  </w:num>
  <w:num w:numId="7" w16cid:durableId="417482967">
    <w:abstractNumId w:val="7"/>
  </w:num>
  <w:num w:numId="8" w16cid:durableId="2077850019">
    <w:abstractNumId w:val="6"/>
  </w:num>
  <w:num w:numId="9" w16cid:durableId="1392534104">
    <w:abstractNumId w:val="5"/>
  </w:num>
  <w:num w:numId="10" w16cid:durableId="1123495255">
    <w:abstractNumId w:val="4"/>
  </w:num>
  <w:num w:numId="11" w16cid:durableId="590772408">
    <w:abstractNumId w:val="8"/>
  </w:num>
  <w:num w:numId="12" w16cid:durableId="1380855503">
    <w:abstractNumId w:val="3"/>
  </w:num>
  <w:num w:numId="13" w16cid:durableId="357242781">
    <w:abstractNumId w:val="2"/>
  </w:num>
  <w:num w:numId="14" w16cid:durableId="1881626368">
    <w:abstractNumId w:val="1"/>
  </w:num>
  <w:num w:numId="15" w16cid:durableId="1097559849">
    <w:abstractNumId w:val="0"/>
  </w:num>
  <w:num w:numId="16" w16cid:durableId="472721150">
    <w:abstractNumId w:val="51"/>
  </w:num>
  <w:num w:numId="17" w16cid:durableId="1841574978">
    <w:abstractNumId w:val="70"/>
  </w:num>
  <w:num w:numId="18" w16cid:durableId="1905529023">
    <w:abstractNumId w:val="23"/>
  </w:num>
  <w:num w:numId="19" w16cid:durableId="17975839">
    <w:abstractNumId w:val="43"/>
  </w:num>
  <w:num w:numId="20" w16cid:durableId="18512882">
    <w:abstractNumId w:val="27"/>
  </w:num>
  <w:num w:numId="21" w16cid:durableId="1810173753">
    <w:abstractNumId w:val="41"/>
  </w:num>
  <w:num w:numId="22" w16cid:durableId="376710751">
    <w:abstractNumId w:val="61"/>
  </w:num>
  <w:num w:numId="23" w16cid:durableId="1273049845">
    <w:abstractNumId w:val="34"/>
  </w:num>
  <w:num w:numId="24" w16cid:durableId="1656059935">
    <w:abstractNumId w:val="19"/>
  </w:num>
  <w:num w:numId="25" w16cid:durableId="112407744">
    <w:abstractNumId w:val="45"/>
  </w:num>
  <w:num w:numId="26" w16cid:durableId="1394043145">
    <w:abstractNumId w:val="72"/>
  </w:num>
  <w:num w:numId="27" w16cid:durableId="794450703">
    <w:abstractNumId w:val="9"/>
  </w:num>
  <w:num w:numId="28" w16cid:durableId="1164858132">
    <w:abstractNumId w:val="11"/>
  </w:num>
  <w:num w:numId="29" w16cid:durableId="572394039">
    <w:abstractNumId w:val="64"/>
  </w:num>
  <w:num w:numId="30" w16cid:durableId="317809558">
    <w:abstractNumId w:val="50"/>
  </w:num>
  <w:num w:numId="31" w16cid:durableId="83888368">
    <w:abstractNumId w:val="65"/>
  </w:num>
  <w:num w:numId="32" w16cid:durableId="353574982">
    <w:abstractNumId w:val="22"/>
  </w:num>
  <w:num w:numId="33" w16cid:durableId="1118597722">
    <w:abstractNumId w:val="66"/>
  </w:num>
  <w:num w:numId="34" w16cid:durableId="359598108">
    <w:abstractNumId w:val="55"/>
  </w:num>
  <w:num w:numId="35" w16cid:durableId="5547064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19232304">
    <w:abstractNumId w:val="49"/>
  </w:num>
  <w:num w:numId="37" w16cid:durableId="405886111">
    <w:abstractNumId w:val="67"/>
  </w:num>
  <w:num w:numId="38" w16cid:durableId="2050716654">
    <w:abstractNumId w:val="40"/>
  </w:num>
  <w:num w:numId="39" w16cid:durableId="1721779420">
    <w:abstractNumId w:val="52"/>
  </w:num>
  <w:num w:numId="40" w16cid:durableId="1051732813">
    <w:abstractNumId w:val="36"/>
  </w:num>
  <w:num w:numId="41" w16cid:durableId="1333147832">
    <w:abstractNumId w:val="37"/>
  </w:num>
  <w:num w:numId="42" w16cid:durableId="1681816432">
    <w:abstractNumId w:val="44"/>
  </w:num>
  <w:num w:numId="43" w16cid:durableId="1872113526">
    <w:abstractNumId w:val="58"/>
  </w:num>
  <w:num w:numId="44" w16cid:durableId="819887392">
    <w:abstractNumId w:val="10"/>
  </w:num>
  <w:num w:numId="45" w16cid:durableId="1586836109">
    <w:abstractNumId w:val="17"/>
  </w:num>
  <w:num w:numId="46" w16cid:durableId="790050027">
    <w:abstractNumId w:val="26"/>
  </w:num>
  <w:num w:numId="47" w16cid:durableId="2077044055">
    <w:abstractNumId w:val="28"/>
  </w:num>
  <w:num w:numId="48" w16cid:durableId="1393576617">
    <w:abstractNumId w:val="71"/>
  </w:num>
  <w:num w:numId="49" w16cid:durableId="2115514939">
    <w:abstractNumId w:val="42"/>
  </w:num>
  <w:num w:numId="50" w16cid:durableId="491717885">
    <w:abstractNumId w:val="15"/>
  </w:num>
  <w:num w:numId="51" w16cid:durableId="663775253">
    <w:abstractNumId w:val="46"/>
  </w:num>
  <w:num w:numId="52" w16cid:durableId="789512467">
    <w:abstractNumId w:val="53"/>
  </w:num>
  <w:num w:numId="53" w16cid:durableId="344135194">
    <w:abstractNumId w:val="14"/>
  </w:num>
  <w:num w:numId="54" w16cid:durableId="593980661">
    <w:abstractNumId w:val="39"/>
  </w:num>
  <w:num w:numId="55" w16cid:durableId="1680497629">
    <w:abstractNumId w:val="54"/>
  </w:num>
  <w:num w:numId="56" w16cid:durableId="1729956386">
    <w:abstractNumId w:val="60"/>
  </w:num>
  <w:num w:numId="57" w16cid:durableId="453059410">
    <w:abstractNumId w:val="47"/>
  </w:num>
  <w:num w:numId="58" w16cid:durableId="1561012520">
    <w:abstractNumId w:val="21"/>
  </w:num>
  <w:num w:numId="59" w16cid:durableId="915674682">
    <w:abstractNumId w:val="59"/>
  </w:num>
  <w:num w:numId="60" w16cid:durableId="262106329">
    <w:abstractNumId w:val="13"/>
  </w:num>
  <w:num w:numId="61" w16cid:durableId="1990550987">
    <w:abstractNumId w:val="57"/>
  </w:num>
  <w:num w:numId="62" w16cid:durableId="1161582697">
    <w:abstractNumId w:val="18"/>
  </w:num>
  <w:num w:numId="63" w16cid:durableId="233901751">
    <w:abstractNumId w:val="32"/>
  </w:num>
  <w:num w:numId="64" w16cid:durableId="219707009">
    <w:abstractNumId w:val="16"/>
  </w:num>
  <w:num w:numId="65" w16cid:durableId="1913197978">
    <w:abstractNumId w:val="63"/>
  </w:num>
  <w:num w:numId="66" w16cid:durableId="2082672538">
    <w:abstractNumId w:val="29"/>
  </w:num>
  <w:num w:numId="67" w16cid:durableId="371271856">
    <w:abstractNumId w:val="35"/>
  </w:num>
  <w:num w:numId="68" w16cid:durableId="1997226736">
    <w:abstractNumId w:val="30"/>
  </w:num>
  <w:num w:numId="69" w16cid:durableId="47189605">
    <w:abstractNumId w:val="62"/>
  </w:num>
  <w:num w:numId="70" w16cid:durableId="96022515">
    <w:abstractNumId w:val="38"/>
  </w:num>
  <w:num w:numId="71" w16cid:durableId="597249467">
    <w:abstractNumId w:val="48"/>
  </w:num>
  <w:num w:numId="72" w16cid:durableId="1677727491">
    <w:abstractNumId w:val="56"/>
  </w:num>
  <w:num w:numId="73" w16cid:durableId="69887720">
    <w:abstractNumId w:val="24"/>
  </w:num>
  <w:num w:numId="74" w16cid:durableId="895626569">
    <w:abstractNumId w:val="69"/>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iam Soehendra">
    <w15:presenceInfo w15:providerId="AD" w15:userId="S::William.Soehendra@servicestream.com.au::154453db-e56f-44e6-a197-bfbe92865cf8"/>
  </w15:person>
  <w15:person w15:author="Rajesh Sha">
    <w15:presenceInfo w15:providerId="AD" w15:userId="S::Rajesh.Sha@servicestream.com.au::e5c330cc-b689-46e8-96b3-c9831a0eef2d"/>
  </w15:person>
  <w15:person w15:author="Mandy Krull">
    <w15:presenceInfo w15:providerId="AD" w15:userId="S::Mandy.Krull@servicestream.com.au::c08e4b88-68be-443a-9639-1a31f33b92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36E"/>
    <w:rsid w:val="00000EC8"/>
    <w:rsid w:val="00001803"/>
    <w:rsid w:val="0000624B"/>
    <w:rsid w:val="00011314"/>
    <w:rsid w:val="00015075"/>
    <w:rsid w:val="00016CB6"/>
    <w:rsid w:val="00020909"/>
    <w:rsid w:val="00023194"/>
    <w:rsid w:val="00023233"/>
    <w:rsid w:val="000242D0"/>
    <w:rsid w:val="0002725A"/>
    <w:rsid w:val="00027E6B"/>
    <w:rsid w:val="0003032E"/>
    <w:rsid w:val="0003174D"/>
    <w:rsid w:val="00031D61"/>
    <w:rsid w:val="00035A8D"/>
    <w:rsid w:val="00036211"/>
    <w:rsid w:val="00044092"/>
    <w:rsid w:val="000474D3"/>
    <w:rsid w:val="000504AC"/>
    <w:rsid w:val="00051009"/>
    <w:rsid w:val="0005131D"/>
    <w:rsid w:val="00054384"/>
    <w:rsid w:val="00055836"/>
    <w:rsid w:val="0005593D"/>
    <w:rsid w:val="00055F27"/>
    <w:rsid w:val="0006398C"/>
    <w:rsid w:val="0006399A"/>
    <w:rsid w:val="000657C3"/>
    <w:rsid w:val="00065AD8"/>
    <w:rsid w:val="00070E0F"/>
    <w:rsid w:val="000728DE"/>
    <w:rsid w:val="00073083"/>
    <w:rsid w:val="0007363C"/>
    <w:rsid w:val="0007395E"/>
    <w:rsid w:val="000739EE"/>
    <w:rsid w:val="00074D01"/>
    <w:rsid w:val="000758F2"/>
    <w:rsid w:val="0007627D"/>
    <w:rsid w:val="0007744C"/>
    <w:rsid w:val="00077588"/>
    <w:rsid w:val="00077814"/>
    <w:rsid w:val="000802BD"/>
    <w:rsid w:val="00080A6D"/>
    <w:rsid w:val="0008226A"/>
    <w:rsid w:val="000843E2"/>
    <w:rsid w:val="00084DD6"/>
    <w:rsid w:val="00086F6A"/>
    <w:rsid w:val="000908A7"/>
    <w:rsid w:val="00090FB9"/>
    <w:rsid w:val="0009126E"/>
    <w:rsid w:val="00091D43"/>
    <w:rsid w:val="00091D64"/>
    <w:rsid w:val="00093239"/>
    <w:rsid w:val="00094A7E"/>
    <w:rsid w:val="00094EAB"/>
    <w:rsid w:val="00097732"/>
    <w:rsid w:val="000A0164"/>
    <w:rsid w:val="000A2694"/>
    <w:rsid w:val="000A2CB5"/>
    <w:rsid w:val="000A3CFA"/>
    <w:rsid w:val="000A3E2B"/>
    <w:rsid w:val="000A3F08"/>
    <w:rsid w:val="000A4F46"/>
    <w:rsid w:val="000A717A"/>
    <w:rsid w:val="000A76D7"/>
    <w:rsid w:val="000B2B4B"/>
    <w:rsid w:val="000B42FB"/>
    <w:rsid w:val="000C0057"/>
    <w:rsid w:val="000C028B"/>
    <w:rsid w:val="000C0B88"/>
    <w:rsid w:val="000C214E"/>
    <w:rsid w:val="000C23CB"/>
    <w:rsid w:val="000C2592"/>
    <w:rsid w:val="000C43D2"/>
    <w:rsid w:val="000C55BF"/>
    <w:rsid w:val="000D1072"/>
    <w:rsid w:val="000D1147"/>
    <w:rsid w:val="000D1228"/>
    <w:rsid w:val="000D14F5"/>
    <w:rsid w:val="000D223A"/>
    <w:rsid w:val="000D2C14"/>
    <w:rsid w:val="000D2D65"/>
    <w:rsid w:val="000D4040"/>
    <w:rsid w:val="000D468C"/>
    <w:rsid w:val="000D7A2D"/>
    <w:rsid w:val="000E05A8"/>
    <w:rsid w:val="000E0939"/>
    <w:rsid w:val="000E2FFB"/>
    <w:rsid w:val="000E3FF7"/>
    <w:rsid w:val="000E5A00"/>
    <w:rsid w:val="000E5DDF"/>
    <w:rsid w:val="000E746E"/>
    <w:rsid w:val="000F0649"/>
    <w:rsid w:val="000F118B"/>
    <w:rsid w:val="000F160D"/>
    <w:rsid w:val="000F2600"/>
    <w:rsid w:val="000F3790"/>
    <w:rsid w:val="000F4370"/>
    <w:rsid w:val="000F76B7"/>
    <w:rsid w:val="00100E4F"/>
    <w:rsid w:val="001032FC"/>
    <w:rsid w:val="00103C76"/>
    <w:rsid w:val="00104AB0"/>
    <w:rsid w:val="001057E1"/>
    <w:rsid w:val="0010665B"/>
    <w:rsid w:val="00107441"/>
    <w:rsid w:val="00110AC8"/>
    <w:rsid w:val="00111AD8"/>
    <w:rsid w:val="0011286B"/>
    <w:rsid w:val="00113E30"/>
    <w:rsid w:val="00114309"/>
    <w:rsid w:val="001151FF"/>
    <w:rsid w:val="00115944"/>
    <w:rsid w:val="001168F3"/>
    <w:rsid w:val="00116C37"/>
    <w:rsid w:val="0012277C"/>
    <w:rsid w:val="00122809"/>
    <w:rsid w:val="0012656A"/>
    <w:rsid w:val="0013007B"/>
    <w:rsid w:val="00131EDB"/>
    <w:rsid w:val="001329D1"/>
    <w:rsid w:val="00133008"/>
    <w:rsid w:val="00134B8A"/>
    <w:rsid w:val="00134D0F"/>
    <w:rsid w:val="00134F8F"/>
    <w:rsid w:val="00135967"/>
    <w:rsid w:val="00136909"/>
    <w:rsid w:val="0014136E"/>
    <w:rsid w:val="00142ACF"/>
    <w:rsid w:val="00144E39"/>
    <w:rsid w:val="00145C26"/>
    <w:rsid w:val="001463BA"/>
    <w:rsid w:val="0014799E"/>
    <w:rsid w:val="00150781"/>
    <w:rsid w:val="0015628E"/>
    <w:rsid w:val="00156DF6"/>
    <w:rsid w:val="00160C83"/>
    <w:rsid w:val="0016104A"/>
    <w:rsid w:val="001627A9"/>
    <w:rsid w:val="00164B8E"/>
    <w:rsid w:val="001656AB"/>
    <w:rsid w:val="00166D87"/>
    <w:rsid w:val="0017185E"/>
    <w:rsid w:val="001728D9"/>
    <w:rsid w:val="001731BF"/>
    <w:rsid w:val="00174077"/>
    <w:rsid w:val="00174CE7"/>
    <w:rsid w:val="00180AF8"/>
    <w:rsid w:val="00181C1E"/>
    <w:rsid w:val="00182547"/>
    <w:rsid w:val="0018273D"/>
    <w:rsid w:val="00183030"/>
    <w:rsid w:val="001833D0"/>
    <w:rsid w:val="001910E4"/>
    <w:rsid w:val="001911FE"/>
    <w:rsid w:val="00191F32"/>
    <w:rsid w:val="0019218B"/>
    <w:rsid w:val="00192BDF"/>
    <w:rsid w:val="00194EAD"/>
    <w:rsid w:val="0019687C"/>
    <w:rsid w:val="00197F9F"/>
    <w:rsid w:val="001A01C9"/>
    <w:rsid w:val="001A18E9"/>
    <w:rsid w:val="001A306A"/>
    <w:rsid w:val="001A315E"/>
    <w:rsid w:val="001A3793"/>
    <w:rsid w:val="001A39EA"/>
    <w:rsid w:val="001A3EEA"/>
    <w:rsid w:val="001A509F"/>
    <w:rsid w:val="001A50FA"/>
    <w:rsid w:val="001B351B"/>
    <w:rsid w:val="001B3A12"/>
    <w:rsid w:val="001B3BBA"/>
    <w:rsid w:val="001B5F7D"/>
    <w:rsid w:val="001B7672"/>
    <w:rsid w:val="001B7D1A"/>
    <w:rsid w:val="001C01D3"/>
    <w:rsid w:val="001C0DFB"/>
    <w:rsid w:val="001C1AF1"/>
    <w:rsid w:val="001C2092"/>
    <w:rsid w:val="001C4E6C"/>
    <w:rsid w:val="001D0E51"/>
    <w:rsid w:val="001D1F61"/>
    <w:rsid w:val="001D2A1A"/>
    <w:rsid w:val="001D2A78"/>
    <w:rsid w:val="001D697A"/>
    <w:rsid w:val="001D78A3"/>
    <w:rsid w:val="001E0406"/>
    <w:rsid w:val="001E0D40"/>
    <w:rsid w:val="001E10EE"/>
    <w:rsid w:val="001E1FBA"/>
    <w:rsid w:val="001E21CD"/>
    <w:rsid w:val="001E27EC"/>
    <w:rsid w:val="001E2F6F"/>
    <w:rsid w:val="001E38DE"/>
    <w:rsid w:val="001E5FA8"/>
    <w:rsid w:val="001E719F"/>
    <w:rsid w:val="001E71D7"/>
    <w:rsid w:val="001E7759"/>
    <w:rsid w:val="001E7773"/>
    <w:rsid w:val="001F067B"/>
    <w:rsid w:val="001F3F41"/>
    <w:rsid w:val="001F4894"/>
    <w:rsid w:val="001F48F2"/>
    <w:rsid w:val="001F5FDA"/>
    <w:rsid w:val="001F619D"/>
    <w:rsid w:val="001F650C"/>
    <w:rsid w:val="001F69E3"/>
    <w:rsid w:val="001F7458"/>
    <w:rsid w:val="00200116"/>
    <w:rsid w:val="002007A6"/>
    <w:rsid w:val="00200E88"/>
    <w:rsid w:val="00204079"/>
    <w:rsid w:val="002046E8"/>
    <w:rsid w:val="00205AC4"/>
    <w:rsid w:val="00205DCA"/>
    <w:rsid w:val="00207A0D"/>
    <w:rsid w:val="00210690"/>
    <w:rsid w:val="002132ED"/>
    <w:rsid w:val="00216453"/>
    <w:rsid w:val="00216B75"/>
    <w:rsid w:val="002234FF"/>
    <w:rsid w:val="00223C0C"/>
    <w:rsid w:val="00225730"/>
    <w:rsid w:val="002270B7"/>
    <w:rsid w:val="00227832"/>
    <w:rsid w:val="00227A12"/>
    <w:rsid w:val="00232681"/>
    <w:rsid w:val="00232DD9"/>
    <w:rsid w:val="002358B5"/>
    <w:rsid w:val="002361AD"/>
    <w:rsid w:val="002365BF"/>
    <w:rsid w:val="002368DE"/>
    <w:rsid w:val="0023776A"/>
    <w:rsid w:val="002421D9"/>
    <w:rsid w:val="0024603F"/>
    <w:rsid w:val="00246500"/>
    <w:rsid w:val="00246DB1"/>
    <w:rsid w:val="00250560"/>
    <w:rsid w:val="002517A8"/>
    <w:rsid w:val="002519D7"/>
    <w:rsid w:val="00252148"/>
    <w:rsid w:val="00252FEE"/>
    <w:rsid w:val="002538B8"/>
    <w:rsid w:val="00253FF7"/>
    <w:rsid w:val="00257709"/>
    <w:rsid w:val="00263E53"/>
    <w:rsid w:val="00265028"/>
    <w:rsid w:val="0026570D"/>
    <w:rsid w:val="00271487"/>
    <w:rsid w:val="0027161F"/>
    <w:rsid w:val="00271C2A"/>
    <w:rsid w:val="0027212A"/>
    <w:rsid w:val="00273E34"/>
    <w:rsid w:val="00275B03"/>
    <w:rsid w:val="00276BA1"/>
    <w:rsid w:val="002775C0"/>
    <w:rsid w:val="00280D15"/>
    <w:rsid w:val="002811D7"/>
    <w:rsid w:val="002813D5"/>
    <w:rsid w:val="002816C9"/>
    <w:rsid w:val="00281CBD"/>
    <w:rsid w:val="002821C3"/>
    <w:rsid w:val="002854E0"/>
    <w:rsid w:val="00286067"/>
    <w:rsid w:val="002876E6"/>
    <w:rsid w:val="00293B20"/>
    <w:rsid w:val="00294167"/>
    <w:rsid w:val="002943A4"/>
    <w:rsid w:val="00294BD5"/>
    <w:rsid w:val="0029531D"/>
    <w:rsid w:val="00295C7A"/>
    <w:rsid w:val="002A0996"/>
    <w:rsid w:val="002A0A34"/>
    <w:rsid w:val="002A14D3"/>
    <w:rsid w:val="002A155B"/>
    <w:rsid w:val="002A1BF5"/>
    <w:rsid w:val="002A3F64"/>
    <w:rsid w:val="002A4835"/>
    <w:rsid w:val="002A6014"/>
    <w:rsid w:val="002A641C"/>
    <w:rsid w:val="002B113F"/>
    <w:rsid w:val="002B1B97"/>
    <w:rsid w:val="002B5B4B"/>
    <w:rsid w:val="002B7452"/>
    <w:rsid w:val="002C474B"/>
    <w:rsid w:val="002C5C62"/>
    <w:rsid w:val="002C68D5"/>
    <w:rsid w:val="002D1326"/>
    <w:rsid w:val="002D2BE9"/>
    <w:rsid w:val="002D3BB3"/>
    <w:rsid w:val="002D58B4"/>
    <w:rsid w:val="002D6B92"/>
    <w:rsid w:val="002D7E15"/>
    <w:rsid w:val="002D7EA5"/>
    <w:rsid w:val="002E062A"/>
    <w:rsid w:val="002E08D9"/>
    <w:rsid w:val="002E2221"/>
    <w:rsid w:val="002E392F"/>
    <w:rsid w:val="002E4406"/>
    <w:rsid w:val="002E4D16"/>
    <w:rsid w:val="002E528E"/>
    <w:rsid w:val="002E57D0"/>
    <w:rsid w:val="002E6A41"/>
    <w:rsid w:val="002E7DCE"/>
    <w:rsid w:val="002F23BE"/>
    <w:rsid w:val="002F4993"/>
    <w:rsid w:val="002F6DFA"/>
    <w:rsid w:val="002F6E31"/>
    <w:rsid w:val="00300C47"/>
    <w:rsid w:val="00304775"/>
    <w:rsid w:val="003062C9"/>
    <w:rsid w:val="003069DB"/>
    <w:rsid w:val="00306BC4"/>
    <w:rsid w:val="00306E8E"/>
    <w:rsid w:val="00307A41"/>
    <w:rsid w:val="0031056F"/>
    <w:rsid w:val="0031150F"/>
    <w:rsid w:val="0031550E"/>
    <w:rsid w:val="00315855"/>
    <w:rsid w:val="00315EEF"/>
    <w:rsid w:val="00316206"/>
    <w:rsid w:val="00317453"/>
    <w:rsid w:val="00320067"/>
    <w:rsid w:val="003227E3"/>
    <w:rsid w:val="00323A9C"/>
    <w:rsid w:val="00323DEB"/>
    <w:rsid w:val="00323E2E"/>
    <w:rsid w:val="00324767"/>
    <w:rsid w:val="00326EA0"/>
    <w:rsid w:val="00330271"/>
    <w:rsid w:val="00331060"/>
    <w:rsid w:val="003338E0"/>
    <w:rsid w:val="00333B0E"/>
    <w:rsid w:val="00333C7B"/>
    <w:rsid w:val="00336037"/>
    <w:rsid w:val="003366E9"/>
    <w:rsid w:val="00336FDE"/>
    <w:rsid w:val="00340B2A"/>
    <w:rsid w:val="0034133F"/>
    <w:rsid w:val="00341420"/>
    <w:rsid w:val="00341748"/>
    <w:rsid w:val="0034385A"/>
    <w:rsid w:val="00343C12"/>
    <w:rsid w:val="003454CE"/>
    <w:rsid w:val="00345F43"/>
    <w:rsid w:val="003469D8"/>
    <w:rsid w:val="00350F3E"/>
    <w:rsid w:val="00351B5D"/>
    <w:rsid w:val="00354182"/>
    <w:rsid w:val="00354615"/>
    <w:rsid w:val="0035648A"/>
    <w:rsid w:val="0035711E"/>
    <w:rsid w:val="00357F91"/>
    <w:rsid w:val="00361856"/>
    <w:rsid w:val="00361A1E"/>
    <w:rsid w:val="00362F9A"/>
    <w:rsid w:val="0036330B"/>
    <w:rsid w:val="0036525F"/>
    <w:rsid w:val="0036560B"/>
    <w:rsid w:val="00367733"/>
    <w:rsid w:val="00370219"/>
    <w:rsid w:val="0037026F"/>
    <w:rsid w:val="003722D5"/>
    <w:rsid w:val="00372E17"/>
    <w:rsid w:val="0037344B"/>
    <w:rsid w:val="00375018"/>
    <w:rsid w:val="003753D0"/>
    <w:rsid w:val="00376FC2"/>
    <w:rsid w:val="00377A26"/>
    <w:rsid w:val="00380AED"/>
    <w:rsid w:val="003825B2"/>
    <w:rsid w:val="00383531"/>
    <w:rsid w:val="0038419F"/>
    <w:rsid w:val="0038492C"/>
    <w:rsid w:val="0038553C"/>
    <w:rsid w:val="0038575C"/>
    <w:rsid w:val="00385983"/>
    <w:rsid w:val="003861CD"/>
    <w:rsid w:val="003871B7"/>
    <w:rsid w:val="0038746E"/>
    <w:rsid w:val="00387512"/>
    <w:rsid w:val="00392ACB"/>
    <w:rsid w:val="003934B5"/>
    <w:rsid w:val="00393ABE"/>
    <w:rsid w:val="00393DA4"/>
    <w:rsid w:val="0039604D"/>
    <w:rsid w:val="003A0412"/>
    <w:rsid w:val="003A0BEA"/>
    <w:rsid w:val="003A1A0A"/>
    <w:rsid w:val="003A2C7C"/>
    <w:rsid w:val="003A7C1D"/>
    <w:rsid w:val="003B03FF"/>
    <w:rsid w:val="003B110F"/>
    <w:rsid w:val="003B3D6F"/>
    <w:rsid w:val="003B69F6"/>
    <w:rsid w:val="003B6D87"/>
    <w:rsid w:val="003C135B"/>
    <w:rsid w:val="003C141E"/>
    <w:rsid w:val="003C16A6"/>
    <w:rsid w:val="003C18A9"/>
    <w:rsid w:val="003C2294"/>
    <w:rsid w:val="003C2D99"/>
    <w:rsid w:val="003C31E2"/>
    <w:rsid w:val="003C33EB"/>
    <w:rsid w:val="003C4A56"/>
    <w:rsid w:val="003D0887"/>
    <w:rsid w:val="003D0D34"/>
    <w:rsid w:val="003D138A"/>
    <w:rsid w:val="003D1B43"/>
    <w:rsid w:val="003D21A2"/>
    <w:rsid w:val="003D3960"/>
    <w:rsid w:val="003D3D8F"/>
    <w:rsid w:val="003D57B6"/>
    <w:rsid w:val="003D5C81"/>
    <w:rsid w:val="003D6A6F"/>
    <w:rsid w:val="003D712D"/>
    <w:rsid w:val="003D78D9"/>
    <w:rsid w:val="003D7F78"/>
    <w:rsid w:val="003E0EBC"/>
    <w:rsid w:val="003E188A"/>
    <w:rsid w:val="003E43CE"/>
    <w:rsid w:val="003E5137"/>
    <w:rsid w:val="003E5C73"/>
    <w:rsid w:val="003E5FFC"/>
    <w:rsid w:val="003E6891"/>
    <w:rsid w:val="003E6C80"/>
    <w:rsid w:val="003E78B1"/>
    <w:rsid w:val="003E7BA4"/>
    <w:rsid w:val="003F156B"/>
    <w:rsid w:val="003F3620"/>
    <w:rsid w:val="003F386D"/>
    <w:rsid w:val="003F5DDC"/>
    <w:rsid w:val="003F687C"/>
    <w:rsid w:val="00400411"/>
    <w:rsid w:val="00402C42"/>
    <w:rsid w:val="0041022D"/>
    <w:rsid w:val="004105E1"/>
    <w:rsid w:val="004120FF"/>
    <w:rsid w:val="0041265B"/>
    <w:rsid w:val="004138A5"/>
    <w:rsid w:val="00415B5B"/>
    <w:rsid w:val="004161DA"/>
    <w:rsid w:val="00416C44"/>
    <w:rsid w:val="0042065D"/>
    <w:rsid w:val="00421A45"/>
    <w:rsid w:val="00421AD6"/>
    <w:rsid w:val="004245CE"/>
    <w:rsid w:val="00424BC5"/>
    <w:rsid w:val="00430511"/>
    <w:rsid w:val="0043057F"/>
    <w:rsid w:val="00431F3A"/>
    <w:rsid w:val="004330B5"/>
    <w:rsid w:val="00436ADE"/>
    <w:rsid w:val="00436D2F"/>
    <w:rsid w:val="00440702"/>
    <w:rsid w:val="00440912"/>
    <w:rsid w:val="00441077"/>
    <w:rsid w:val="00442E34"/>
    <w:rsid w:val="00443D69"/>
    <w:rsid w:val="00444A41"/>
    <w:rsid w:val="00446896"/>
    <w:rsid w:val="00446EC5"/>
    <w:rsid w:val="004472B3"/>
    <w:rsid w:val="0044781D"/>
    <w:rsid w:val="004507CD"/>
    <w:rsid w:val="004526A5"/>
    <w:rsid w:val="00452816"/>
    <w:rsid w:val="00454130"/>
    <w:rsid w:val="0045415C"/>
    <w:rsid w:val="004542EA"/>
    <w:rsid w:val="0045441C"/>
    <w:rsid w:val="0046356F"/>
    <w:rsid w:val="0046438C"/>
    <w:rsid w:val="0046524D"/>
    <w:rsid w:val="00466BD9"/>
    <w:rsid w:val="0046766E"/>
    <w:rsid w:val="0047075E"/>
    <w:rsid w:val="004723BE"/>
    <w:rsid w:val="004728E2"/>
    <w:rsid w:val="00472ECF"/>
    <w:rsid w:val="004742B2"/>
    <w:rsid w:val="0047695E"/>
    <w:rsid w:val="004769F5"/>
    <w:rsid w:val="00477CE2"/>
    <w:rsid w:val="00477E42"/>
    <w:rsid w:val="00481ED5"/>
    <w:rsid w:val="004834BF"/>
    <w:rsid w:val="0048707C"/>
    <w:rsid w:val="004901B4"/>
    <w:rsid w:val="00491835"/>
    <w:rsid w:val="0049333C"/>
    <w:rsid w:val="004962BD"/>
    <w:rsid w:val="00497216"/>
    <w:rsid w:val="004A0112"/>
    <w:rsid w:val="004A3CFD"/>
    <w:rsid w:val="004A5CEC"/>
    <w:rsid w:val="004A6AD1"/>
    <w:rsid w:val="004A7478"/>
    <w:rsid w:val="004B13D0"/>
    <w:rsid w:val="004B1EFB"/>
    <w:rsid w:val="004B2ED2"/>
    <w:rsid w:val="004B5533"/>
    <w:rsid w:val="004B59B3"/>
    <w:rsid w:val="004B6552"/>
    <w:rsid w:val="004B7D5E"/>
    <w:rsid w:val="004C0F5A"/>
    <w:rsid w:val="004C1F64"/>
    <w:rsid w:val="004C2C0F"/>
    <w:rsid w:val="004C2C49"/>
    <w:rsid w:val="004C2E41"/>
    <w:rsid w:val="004C47FC"/>
    <w:rsid w:val="004C6E27"/>
    <w:rsid w:val="004C7435"/>
    <w:rsid w:val="004D0F73"/>
    <w:rsid w:val="004D164C"/>
    <w:rsid w:val="004D4113"/>
    <w:rsid w:val="004D670B"/>
    <w:rsid w:val="004D6C2C"/>
    <w:rsid w:val="004D7EB2"/>
    <w:rsid w:val="004E1636"/>
    <w:rsid w:val="004E2EE2"/>
    <w:rsid w:val="004E38D1"/>
    <w:rsid w:val="004E5BD5"/>
    <w:rsid w:val="004E5DC2"/>
    <w:rsid w:val="004E6AD3"/>
    <w:rsid w:val="004F0315"/>
    <w:rsid w:val="004F033A"/>
    <w:rsid w:val="004F14E1"/>
    <w:rsid w:val="004F2E91"/>
    <w:rsid w:val="004F30E7"/>
    <w:rsid w:val="004F394A"/>
    <w:rsid w:val="004F632B"/>
    <w:rsid w:val="00500312"/>
    <w:rsid w:val="005005BD"/>
    <w:rsid w:val="00501EF8"/>
    <w:rsid w:val="00503C72"/>
    <w:rsid w:val="00503ECE"/>
    <w:rsid w:val="005054B2"/>
    <w:rsid w:val="00505D4A"/>
    <w:rsid w:val="0050616B"/>
    <w:rsid w:val="00506F70"/>
    <w:rsid w:val="0051033B"/>
    <w:rsid w:val="0051269E"/>
    <w:rsid w:val="00514405"/>
    <w:rsid w:val="00516287"/>
    <w:rsid w:val="00516C2B"/>
    <w:rsid w:val="00520E63"/>
    <w:rsid w:val="00520EF2"/>
    <w:rsid w:val="0052150D"/>
    <w:rsid w:val="0052423B"/>
    <w:rsid w:val="00524DA2"/>
    <w:rsid w:val="005254AF"/>
    <w:rsid w:val="00525A18"/>
    <w:rsid w:val="00526235"/>
    <w:rsid w:val="005331EC"/>
    <w:rsid w:val="00534B6B"/>
    <w:rsid w:val="005354F6"/>
    <w:rsid w:val="005358F5"/>
    <w:rsid w:val="00535B10"/>
    <w:rsid w:val="00537003"/>
    <w:rsid w:val="00537381"/>
    <w:rsid w:val="00542826"/>
    <w:rsid w:val="005437AE"/>
    <w:rsid w:val="00545DB7"/>
    <w:rsid w:val="00546463"/>
    <w:rsid w:val="005467F3"/>
    <w:rsid w:val="00550413"/>
    <w:rsid w:val="00550650"/>
    <w:rsid w:val="0055501F"/>
    <w:rsid w:val="00555519"/>
    <w:rsid w:val="00555BCF"/>
    <w:rsid w:val="00556B82"/>
    <w:rsid w:val="00556F90"/>
    <w:rsid w:val="00562268"/>
    <w:rsid w:val="0056283D"/>
    <w:rsid w:val="00563794"/>
    <w:rsid w:val="0056686F"/>
    <w:rsid w:val="005701DE"/>
    <w:rsid w:val="00571B11"/>
    <w:rsid w:val="00574D36"/>
    <w:rsid w:val="0057563E"/>
    <w:rsid w:val="00575A07"/>
    <w:rsid w:val="005818ED"/>
    <w:rsid w:val="00582E43"/>
    <w:rsid w:val="00584DEC"/>
    <w:rsid w:val="00587140"/>
    <w:rsid w:val="005871E5"/>
    <w:rsid w:val="005873F7"/>
    <w:rsid w:val="00592437"/>
    <w:rsid w:val="005950D1"/>
    <w:rsid w:val="005A01C9"/>
    <w:rsid w:val="005A085B"/>
    <w:rsid w:val="005A0ADF"/>
    <w:rsid w:val="005A14BD"/>
    <w:rsid w:val="005A29D0"/>
    <w:rsid w:val="005A3851"/>
    <w:rsid w:val="005A39FE"/>
    <w:rsid w:val="005A626F"/>
    <w:rsid w:val="005A7F06"/>
    <w:rsid w:val="005B1DAB"/>
    <w:rsid w:val="005B1E3B"/>
    <w:rsid w:val="005B467C"/>
    <w:rsid w:val="005B4751"/>
    <w:rsid w:val="005B531D"/>
    <w:rsid w:val="005B6694"/>
    <w:rsid w:val="005B69F1"/>
    <w:rsid w:val="005C0C2F"/>
    <w:rsid w:val="005C1904"/>
    <w:rsid w:val="005C19D1"/>
    <w:rsid w:val="005C1B05"/>
    <w:rsid w:val="005C5709"/>
    <w:rsid w:val="005C6A1F"/>
    <w:rsid w:val="005D2782"/>
    <w:rsid w:val="005D2877"/>
    <w:rsid w:val="005D4271"/>
    <w:rsid w:val="005D5746"/>
    <w:rsid w:val="005D69C6"/>
    <w:rsid w:val="005D7EE3"/>
    <w:rsid w:val="005E0013"/>
    <w:rsid w:val="005E2003"/>
    <w:rsid w:val="005E27D7"/>
    <w:rsid w:val="005E3D04"/>
    <w:rsid w:val="005E3E44"/>
    <w:rsid w:val="005E468E"/>
    <w:rsid w:val="005E49AA"/>
    <w:rsid w:val="005E4C01"/>
    <w:rsid w:val="005E4ED5"/>
    <w:rsid w:val="005E6296"/>
    <w:rsid w:val="005E6496"/>
    <w:rsid w:val="005E7ECD"/>
    <w:rsid w:val="005F31B7"/>
    <w:rsid w:val="005F331D"/>
    <w:rsid w:val="005F3AA2"/>
    <w:rsid w:val="005F3DB8"/>
    <w:rsid w:val="005F51D0"/>
    <w:rsid w:val="005F74C5"/>
    <w:rsid w:val="005F772B"/>
    <w:rsid w:val="00600810"/>
    <w:rsid w:val="0060364C"/>
    <w:rsid w:val="00604997"/>
    <w:rsid w:val="00604E11"/>
    <w:rsid w:val="006055C0"/>
    <w:rsid w:val="00606210"/>
    <w:rsid w:val="006066AE"/>
    <w:rsid w:val="00607E34"/>
    <w:rsid w:val="00610464"/>
    <w:rsid w:val="00610BA4"/>
    <w:rsid w:val="006112C3"/>
    <w:rsid w:val="00611DF4"/>
    <w:rsid w:val="00612887"/>
    <w:rsid w:val="00614C57"/>
    <w:rsid w:val="00616945"/>
    <w:rsid w:val="00616A75"/>
    <w:rsid w:val="00616C62"/>
    <w:rsid w:val="00621206"/>
    <w:rsid w:val="006239DD"/>
    <w:rsid w:val="0062440E"/>
    <w:rsid w:val="00625942"/>
    <w:rsid w:val="00625E72"/>
    <w:rsid w:val="00631600"/>
    <w:rsid w:val="006321E5"/>
    <w:rsid w:val="006336E9"/>
    <w:rsid w:val="006366F2"/>
    <w:rsid w:val="00637322"/>
    <w:rsid w:val="00637EAA"/>
    <w:rsid w:val="00640104"/>
    <w:rsid w:val="00641513"/>
    <w:rsid w:val="00641FE9"/>
    <w:rsid w:val="0064278D"/>
    <w:rsid w:val="0064292F"/>
    <w:rsid w:val="00642C60"/>
    <w:rsid w:val="00643771"/>
    <w:rsid w:val="00644D9C"/>
    <w:rsid w:val="0064509D"/>
    <w:rsid w:val="00645768"/>
    <w:rsid w:val="006561E7"/>
    <w:rsid w:val="00656778"/>
    <w:rsid w:val="00656D62"/>
    <w:rsid w:val="006578AA"/>
    <w:rsid w:val="0066188C"/>
    <w:rsid w:val="00661920"/>
    <w:rsid w:val="00670937"/>
    <w:rsid w:val="00670F81"/>
    <w:rsid w:val="00671716"/>
    <w:rsid w:val="00671D61"/>
    <w:rsid w:val="00671F67"/>
    <w:rsid w:val="0067329F"/>
    <w:rsid w:val="0067339E"/>
    <w:rsid w:val="00675C49"/>
    <w:rsid w:val="0067640E"/>
    <w:rsid w:val="0067744E"/>
    <w:rsid w:val="00677BE4"/>
    <w:rsid w:val="00677E16"/>
    <w:rsid w:val="00682AAF"/>
    <w:rsid w:val="0068332B"/>
    <w:rsid w:val="0068520F"/>
    <w:rsid w:val="00686024"/>
    <w:rsid w:val="00690623"/>
    <w:rsid w:val="00690F62"/>
    <w:rsid w:val="00692216"/>
    <w:rsid w:val="006929A1"/>
    <w:rsid w:val="006935D3"/>
    <w:rsid w:val="006A30C5"/>
    <w:rsid w:val="006A5F99"/>
    <w:rsid w:val="006A6437"/>
    <w:rsid w:val="006B15AC"/>
    <w:rsid w:val="006B2303"/>
    <w:rsid w:val="006B281B"/>
    <w:rsid w:val="006B3330"/>
    <w:rsid w:val="006B456D"/>
    <w:rsid w:val="006B78AE"/>
    <w:rsid w:val="006C1947"/>
    <w:rsid w:val="006C43FB"/>
    <w:rsid w:val="006C49F5"/>
    <w:rsid w:val="006C59A2"/>
    <w:rsid w:val="006C5D50"/>
    <w:rsid w:val="006C65EB"/>
    <w:rsid w:val="006C74BD"/>
    <w:rsid w:val="006D07F7"/>
    <w:rsid w:val="006D1654"/>
    <w:rsid w:val="006D238A"/>
    <w:rsid w:val="006D2430"/>
    <w:rsid w:val="006D4FAA"/>
    <w:rsid w:val="006D5622"/>
    <w:rsid w:val="006D5A4D"/>
    <w:rsid w:val="006D5CBC"/>
    <w:rsid w:val="006D5E42"/>
    <w:rsid w:val="006D662B"/>
    <w:rsid w:val="006D71CF"/>
    <w:rsid w:val="006E1A75"/>
    <w:rsid w:val="006E2D9D"/>
    <w:rsid w:val="006E2F5C"/>
    <w:rsid w:val="006E384D"/>
    <w:rsid w:val="006E3A4C"/>
    <w:rsid w:val="006E4623"/>
    <w:rsid w:val="006E4E6A"/>
    <w:rsid w:val="006E57F1"/>
    <w:rsid w:val="006E5DDE"/>
    <w:rsid w:val="006F3C5E"/>
    <w:rsid w:val="006F3D8A"/>
    <w:rsid w:val="006F42EB"/>
    <w:rsid w:val="006F4EBC"/>
    <w:rsid w:val="006F6A60"/>
    <w:rsid w:val="006F6E03"/>
    <w:rsid w:val="006F7FE8"/>
    <w:rsid w:val="00702211"/>
    <w:rsid w:val="007022D5"/>
    <w:rsid w:val="00702CF7"/>
    <w:rsid w:val="00703A3C"/>
    <w:rsid w:val="0070592B"/>
    <w:rsid w:val="0070694D"/>
    <w:rsid w:val="00707367"/>
    <w:rsid w:val="007075C8"/>
    <w:rsid w:val="007102F9"/>
    <w:rsid w:val="00710AD1"/>
    <w:rsid w:val="00710D2D"/>
    <w:rsid w:val="00711ED0"/>
    <w:rsid w:val="00713133"/>
    <w:rsid w:val="007148B6"/>
    <w:rsid w:val="00716C57"/>
    <w:rsid w:val="00716DFA"/>
    <w:rsid w:val="00720CA5"/>
    <w:rsid w:val="007215E8"/>
    <w:rsid w:val="00723238"/>
    <w:rsid w:val="00724F04"/>
    <w:rsid w:val="00730477"/>
    <w:rsid w:val="00732FBB"/>
    <w:rsid w:val="00733D76"/>
    <w:rsid w:val="00734091"/>
    <w:rsid w:val="00734B37"/>
    <w:rsid w:val="00736893"/>
    <w:rsid w:val="00740BC0"/>
    <w:rsid w:val="00742AE2"/>
    <w:rsid w:val="00745437"/>
    <w:rsid w:val="0075078B"/>
    <w:rsid w:val="00750D9D"/>
    <w:rsid w:val="007518FA"/>
    <w:rsid w:val="00752347"/>
    <w:rsid w:val="00752963"/>
    <w:rsid w:val="00752FFE"/>
    <w:rsid w:val="007557DA"/>
    <w:rsid w:val="0075691C"/>
    <w:rsid w:val="00757EC2"/>
    <w:rsid w:val="00760387"/>
    <w:rsid w:val="00760B04"/>
    <w:rsid w:val="00760DD0"/>
    <w:rsid w:val="007621C3"/>
    <w:rsid w:val="00762B0E"/>
    <w:rsid w:val="00762DB6"/>
    <w:rsid w:val="00763520"/>
    <w:rsid w:val="00764DF7"/>
    <w:rsid w:val="00766AFC"/>
    <w:rsid w:val="00767050"/>
    <w:rsid w:val="007673D3"/>
    <w:rsid w:val="00770D67"/>
    <w:rsid w:val="00770E2A"/>
    <w:rsid w:val="007713F0"/>
    <w:rsid w:val="007722E8"/>
    <w:rsid w:val="007736A1"/>
    <w:rsid w:val="0077393F"/>
    <w:rsid w:val="00773D64"/>
    <w:rsid w:val="0077457F"/>
    <w:rsid w:val="00774E49"/>
    <w:rsid w:val="00776ACB"/>
    <w:rsid w:val="0077733F"/>
    <w:rsid w:val="007778B2"/>
    <w:rsid w:val="0078188D"/>
    <w:rsid w:val="00783433"/>
    <w:rsid w:val="00786176"/>
    <w:rsid w:val="00786BA4"/>
    <w:rsid w:val="00787A38"/>
    <w:rsid w:val="00790CD6"/>
    <w:rsid w:val="00791EEC"/>
    <w:rsid w:val="007944A0"/>
    <w:rsid w:val="007948B0"/>
    <w:rsid w:val="0079525A"/>
    <w:rsid w:val="007964D3"/>
    <w:rsid w:val="00796863"/>
    <w:rsid w:val="007974CE"/>
    <w:rsid w:val="0079777D"/>
    <w:rsid w:val="00797FA1"/>
    <w:rsid w:val="007A27F0"/>
    <w:rsid w:val="007A6F13"/>
    <w:rsid w:val="007A7BC3"/>
    <w:rsid w:val="007B123C"/>
    <w:rsid w:val="007B267D"/>
    <w:rsid w:val="007B2DFD"/>
    <w:rsid w:val="007B3027"/>
    <w:rsid w:val="007B3905"/>
    <w:rsid w:val="007B54D6"/>
    <w:rsid w:val="007B6969"/>
    <w:rsid w:val="007C1A16"/>
    <w:rsid w:val="007C21C1"/>
    <w:rsid w:val="007C37FF"/>
    <w:rsid w:val="007C51A3"/>
    <w:rsid w:val="007D1B7C"/>
    <w:rsid w:val="007D2CB7"/>
    <w:rsid w:val="007D39DF"/>
    <w:rsid w:val="007D3B93"/>
    <w:rsid w:val="007D4661"/>
    <w:rsid w:val="007D4A9A"/>
    <w:rsid w:val="007D5804"/>
    <w:rsid w:val="007E3D3B"/>
    <w:rsid w:val="007E4FD9"/>
    <w:rsid w:val="007F0A73"/>
    <w:rsid w:val="007F14D3"/>
    <w:rsid w:val="007F1595"/>
    <w:rsid w:val="007F15B1"/>
    <w:rsid w:val="007F2385"/>
    <w:rsid w:val="007F2D7E"/>
    <w:rsid w:val="007F3D6F"/>
    <w:rsid w:val="007F471F"/>
    <w:rsid w:val="007F68D1"/>
    <w:rsid w:val="00801CD0"/>
    <w:rsid w:val="008022B2"/>
    <w:rsid w:val="00803B0C"/>
    <w:rsid w:val="008055F2"/>
    <w:rsid w:val="00806C02"/>
    <w:rsid w:val="0081237E"/>
    <w:rsid w:val="0081690C"/>
    <w:rsid w:val="008170F2"/>
    <w:rsid w:val="00820307"/>
    <w:rsid w:val="008204DF"/>
    <w:rsid w:val="0082398D"/>
    <w:rsid w:val="008262E0"/>
    <w:rsid w:val="00832549"/>
    <w:rsid w:val="00833108"/>
    <w:rsid w:val="0083353B"/>
    <w:rsid w:val="008346F4"/>
    <w:rsid w:val="008362FB"/>
    <w:rsid w:val="0083697E"/>
    <w:rsid w:val="00836DA0"/>
    <w:rsid w:val="00842428"/>
    <w:rsid w:val="00842601"/>
    <w:rsid w:val="00842B63"/>
    <w:rsid w:val="008441C0"/>
    <w:rsid w:val="0084433C"/>
    <w:rsid w:val="00844634"/>
    <w:rsid w:val="008448B4"/>
    <w:rsid w:val="008471AA"/>
    <w:rsid w:val="00851EC6"/>
    <w:rsid w:val="00852000"/>
    <w:rsid w:val="00855B71"/>
    <w:rsid w:val="00856AA8"/>
    <w:rsid w:val="00860065"/>
    <w:rsid w:val="00862487"/>
    <w:rsid w:val="008636F8"/>
    <w:rsid w:val="00864397"/>
    <w:rsid w:val="00871264"/>
    <w:rsid w:val="00871408"/>
    <w:rsid w:val="0087278D"/>
    <w:rsid w:val="00873047"/>
    <w:rsid w:val="00873672"/>
    <w:rsid w:val="00873888"/>
    <w:rsid w:val="00876609"/>
    <w:rsid w:val="0087693E"/>
    <w:rsid w:val="00883423"/>
    <w:rsid w:val="008837C0"/>
    <w:rsid w:val="008841E6"/>
    <w:rsid w:val="00884842"/>
    <w:rsid w:val="00885272"/>
    <w:rsid w:val="00885E0F"/>
    <w:rsid w:val="0088640B"/>
    <w:rsid w:val="00886E7A"/>
    <w:rsid w:val="008931A6"/>
    <w:rsid w:val="00894611"/>
    <w:rsid w:val="00894B07"/>
    <w:rsid w:val="00895A61"/>
    <w:rsid w:val="0089640D"/>
    <w:rsid w:val="00896837"/>
    <w:rsid w:val="008968E3"/>
    <w:rsid w:val="00897243"/>
    <w:rsid w:val="008A14C7"/>
    <w:rsid w:val="008A29CD"/>
    <w:rsid w:val="008A45F1"/>
    <w:rsid w:val="008A4A88"/>
    <w:rsid w:val="008B0A8E"/>
    <w:rsid w:val="008B0DAC"/>
    <w:rsid w:val="008B26C5"/>
    <w:rsid w:val="008B298E"/>
    <w:rsid w:val="008B33AD"/>
    <w:rsid w:val="008B39BE"/>
    <w:rsid w:val="008B4C03"/>
    <w:rsid w:val="008B521F"/>
    <w:rsid w:val="008B5380"/>
    <w:rsid w:val="008B56F7"/>
    <w:rsid w:val="008B578D"/>
    <w:rsid w:val="008B6099"/>
    <w:rsid w:val="008B71BF"/>
    <w:rsid w:val="008B782C"/>
    <w:rsid w:val="008C0075"/>
    <w:rsid w:val="008C11AE"/>
    <w:rsid w:val="008C1D53"/>
    <w:rsid w:val="008C312E"/>
    <w:rsid w:val="008C40F9"/>
    <w:rsid w:val="008C472B"/>
    <w:rsid w:val="008C4D42"/>
    <w:rsid w:val="008C55AF"/>
    <w:rsid w:val="008C5952"/>
    <w:rsid w:val="008C7157"/>
    <w:rsid w:val="008C719F"/>
    <w:rsid w:val="008C740D"/>
    <w:rsid w:val="008D13F0"/>
    <w:rsid w:val="008D2AE1"/>
    <w:rsid w:val="008D4A50"/>
    <w:rsid w:val="008D4F21"/>
    <w:rsid w:val="008D5C43"/>
    <w:rsid w:val="008D5FC1"/>
    <w:rsid w:val="008D60C5"/>
    <w:rsid w:val="008D7262"/>
    <w:rsid w:val="008D7D69"/>
    <w:rsid w:val="008D7DC7"/>
    <w:rsid w:val="008E0939"/>
    <w:rsid w:val="008E0CD3"/>
    <w:rsid w:val="008E234E"/>
    <w:rsid w:val="008E3E60"/>
    <w:rsid w:val="008E423E"/>
    <w:rsid w:val="008E65AD"/>
    <w:rsid w:val="008F654F"/>
    <w:rsid w:val="008F7249"/>
    <w:rsid w:val="00902801"/>
    <w:rsid w:val="00904AFF"/>
    <w:rsid w:val="00912FDD"/>
    <w:rsid w:val="00913AC1"/>
    <w:rsid w:val="00915679"/>
    <w:rsid w:val="00915C32"/>
    <w:rsid w:val="009160D8"/>
    <w:rsid w:val="00917783"/>
    <w:rsid w:val="00917AA8"/>
    <w:rsid w:val="0092394E"/>
    <w:rsid w:val="00925322"/>
    <w:rsid w:val="00925B14"/>
    <w:rsid w:val="009269D8"/>
    <w:rsid w:val="00932A87"/>
    <w:rsid w:val="00932CBF"/>
    <w:rsid w:val="00933FB9"/>
    <w:rsid w:val="00937281"/>
    <w:rsid w:val="00937760"/>
    <w:rsid w:val="00937DEB"/>
    <w:rsid w:val="00940C76"/>
    <w:rsid w:val="00940D6A"/>
    <w:rsid w:val="009425BA"/>
    <w:rsid w:val="009425F6"/>
    <w:rsid w:val="00943158"/>
    <w:rsid w:val="009439F5"/>
    <w:rsid w:val="009447E1"/>
    <w:rsid w:val="00944BB2"/>
    <w:rsid w:val="00944D45"/>
    <w:rsid w:val="009455BA"/>
    <w:rsid w:val="00951157"/>
    <w:rsid w:val="00952365"/>
    <w:rsid w:val="00952CA5"/>
    <w:rsid w:val="0095326B"/>
    <w:rsid w:val="009537CF"/>
    <w:rsid w:val="00955007"/>
    <w:rsid w:val="00956EF3"/>
    <w:rsid w:val="0095704E"/>
    <w:rsid w:val="0096095D"/>
    <w:rsid w:val="00960D24"/>
    <w:rsid w:val="00960F11"/>
    <w:rsid w:val="00960FBC"/>
    <w:rsid w:val="0096103E"/>
    <w:rsid w:val="0096113F"/>
    <w:rsid w:val="00963E75"/>
    <w:rsid w:val="009644FB"/>
    <w:rsid w:val="00964FC8"/>
    <w:rsid w:val="009678C8"/>
    <w:rsid w:val="00967DD8"/>
    <w:rsid w:val="00971533"/>
    <w:rsid w:val="00972577"/>
    <w:rsid w:val="00973188"/>
    <w:rsid w:val="0097542F"/>
    <w:rsid w:val="00975D0E"/>
    <w:rsid w:val="0097738C"/>
    <w:rsid w:val="00980EBA"/>
    <w:rsid w:val="0098136E"/>
    <w:rsid w:val="00986B11"/>
    <w:rsid w:val="00986C22"/>
    <w:rsid w:val="00990900"/>
    <w:rsid w:val="00990F24"/>
    <w:rsid w:val="00992206"/>
    <w:rsid w:val="00992D05"/>
    <w:rsid w:val="00994FC2"/>
    <w:rsid w:val="00996049"/>
    <w:rsid w:val="00996BED"/>
    <w:rsid w:val="0099756A"/>
    <w:rsid w:val="009A0855"/>
    <w:rsid w:val="009A1500"/>
    <w:rsid w:val="009A39CA"/>
    <w:rsid w:val="009A4C65"/>
    <w:rsid w:val="009A518A"/>
    <w:rsid w:val="009A58B6"/>
    <w:rsid w:val="009A6AA9"/>
    <w:rsid w:val="009A6D6E"/>
    <w:rsid w:val="009B2A56"/>
    <w:rsid w:val="009B6864"/>
    <w:rsid w:val="009B6B3C"/>
    <w:rsid w:val="009B7BF4"/>
    <w:rsid w:val="009C51D6"/>
    <w:rsid w:val="009C5310"/>
    <w:rsid w:val="009D019D"/>
    <w:rsid w:val="009D25B3"/>
    <w:rsid w:val="009D43F2"/>
    <w:rsid w:val="009D7820"/>
    <w:rsid w:val="009D7BB1"/>
    <w:rsid w:val="009E06AB"/>
    <w:rsid w:val="009E1680"/>
    <w:rsid w:val="009E29B5"/>
    <w:rsid w:val="009E2FBE"/>
    <w:rsid w:val="009E3201"/>
    <w:rsid w:val="009E36BE"/>
    <w:rsid w:val="009E4EC2"/>
    <w:rsid w:val="009E56D4"/>
    <w:rsid w:val="009E7781"/>
    <w:rsid w:val="009F0C15"/>
    <w:rsid w:val="009F1B88"/>
    <w:rsid w:val="009F382F"/>
    <w:rsid w:val="009F4B08"/>
    <w:rsid w:val="009F5A5B"/>
    <w:rsid w:val="00A0014F"/>
    <w:rsid w:val="00A0148A"/>
    <w:rsid w:val="00A01C0B"/>
    <w:rsid w:val="00A02469"/>
    <w:rsid w:val="00A0440B"/>
    <w:rsid w:val="00A06457"/>
    <w:rsid w:val="00A067C9"/>
    <w:rsid w:val="00A06A44"/>
    <w:rsid w:val="00A07794"/>
    <w:rsid w:val="00A07AB4"/>
    <w:rsid w:val="00A11513"/>
    <w:rsid w:val="00A14027"/>
    <w:rsid w:val="00A14875"/>
    <w:rsid w:val="00A208C8"/>
    <w:rsid w:val="00A2190A"/>
    <w:rsid w:val="00A219BA"/>
    <w:rsid w:val="00A22569"/>
    <w:rsid w:val="00A24CAF"/>
    <w:rsid w:val="00A25894"/>
    <w:rsid w:val="00A26EE0"/>
    <w:rsid w:val="00A276CA"/>
    <w:rsid w:val="00A27E94"/>
    <w:rsid w:val="00A30C12"/>
    <w:rsid w:val="00A30F98"/>
    <w:rsid w:val="00A323AB"/>
    <w:rsid w:val="00A35539"/>
    <w:rsid w:val="00A3556E"/>
    <w:rsid w:val="00A378E1"/>
    <w:rsid w:val="00A40D05"/>
    <w:rsid w:val="00A40E39"/>
    <w:rsid w:val="00A419B3"/>
    <w:rsid w:val="00A4202C"/>
    <w:rsid w:val="00A43508"/>
    <w:rsid w:val="00A44DF3"/>
    <w:rsid w:val="00A4529E"/>
    <w:rsid w:val="00A46219"/>
    <w:rsid w:val="00A4647E"/>
    <w:rsid w:val="00A46E66"/>
    <w:rsid w:val="00A50111"/>
    <w:rsid w:val="00A50939"/>
    <w:rsid w:val="00A528C0"/>
    <w:rsid w:val="00A531E9"/>
    <w:rsid w:val="00A53871"/>
    <w:rsid w:val="00A56CEA"/>
    <w:rsid w:val="00A57B02"/>
    <w:rsid w:val="00A6141D"/>
    <w:rsid w:val="00A619C9"/>
    <w:rsid w:val="00A632E0"/>
    <w:rsid w:val="00A637B2"/>
    <w:rsid w:val="00A638F6"/>
    <w:rsid w:val="00A64B0F"/>
    <w:rsid w:val="00A66B1D"/>
    <w:rsid w:val="00A6758C"/>
    <w:rsid w:val="00A7152B"/>
    <w:rsid w:val="00A72257"/>
    <w:rsid w:val="00A73B40"/>
    <w:rsid w:val="00A74985"/>
    <w:rsid w:val="00A80B99"/>
    <w:rsid w:val="00A80DB4"/>
    <w:rsid w:val="00A81526"/>
    <w:rsid w:val="00A85CAA"/>
    <w:rsid w:val="00A86CA0"/>
    <w:rsid w:val="00A87649"/>
    <w:rsid w:val="00A87CEB"/>
    <w:rsid w:val="00A903AF"/>
    <w:rsid w:val="00A90A3B"/>
    <w:rsid w:val="00A90DC2"/>
    <w:rsid w:val="00A90F0A"/>
    <w:rsid w:val="00A9283C"/>
    <w:rsid w:val="00A95E27"/>
    <w:rsid w:val="00A9645D"/>
    <w:rsid w:val="00AA0032"/>
    <w:rsid w:val="00AA0A3F"/>
    <w:rsid w:val="00AA17D0"/>
    <w:rsid w:val="00AA2EF8"/>
    <w:rsid w:val="00AA3830"/>
    <w:rsid w:val="00AA4F23"/>
    <w:rsid w:val="00AA5635"/>
    <w:rsid w:val="00AA572A"/>
    <w:rsid w:val="00AA5B3A"/>
    <w:rsid w:val="00AB0BF1"/>
    <w:rsid w:val="00AB23DC"/>
    <w:rsid w:val="00AB2530"/>
    <w:rsid w:val="00AB3066"/>
    <w:rsid w:val="00AB3C88"/>
    <w:rsid w:val="00AB4239"/>
    <w:rsid w:val="00AB4F54"/>
    <w:rsid w:val="00AB5A51"/>
    <w:rsid w:val="00AB6CE8"/>
    <w:rsid w:val="00AB71DC"/>
    <w:rsid w:val="00AC3390"/>
    <w:rsid w:val="00AC33E4"/>
    <w:rsid w:val="00AC48E9"/>
    <w:rsid w:val="00AC4B63"/>
    <w:rsid w:val="00AC4CD4"/>
    <w:rsid w:val="00AC66C9"/>
    <w:rsid w:val="00AD2A74"/>
    <w:rsid w:val="00AD526B"/>
    <w:rsid w:val="00AD58D9"/>
    <w:rsid w:val="00AD6CF3"/>
    <w:rsid w:val="00AD7033"/>
    <w:rsid w:val="00AD7674"/>
    <w:rsid w:val="00AE032F"/>
    <w:rsid w:val="00AE143E"/>
    <w:rsid w:val="00AE3CB3"/>
    <w:rsid w:val="00AE46E4"/>
    <w:rsid w:val="00AE6A2F"/>
    <w:rsid w:val="00AE6D5E"/>
    <w:rsid w:val="00AF083B"/>
    <w:rsid w:val="00AF093D"/>
    <w:rsid w:val="00AF3D93"/>
    <w:rsid w:val="00AF72D0"/>
    <w:rsid w:val="00AF7A08"/>
    <w:rsid w:val="00AF7A1C"/>
    <w:rsid w:val="00B045E6"/>
    <w:rsid w:val="00B04FA4"/>
    <w:rsid w:val="00B071E7"/>
    <w:rsid w:val="00B10F09"/>
    <w:rsid w:val="00B12097"/>
    <w:rsid w:val="00B12398"/>
    <w:rsid w:val="00B16612"/>
    <w:rsid w:val="00B17618"/>
    <w:rsid w:val="00B21657"/>
    <w:rsid w:val="00B22C03"/>
    <w:rsid w:val="00B239CB"/>
    <w:rsid w:val="00B247DB"/>
    <w:rsid w:val="00B265A2"/>
    <w:rsid w:val="00B30A9F"/>
    <w:rsid w:val="00B3179F"/>
    <w:rsid w:val="00B322E3"/>
    <w:rsid w:val="00B32B2E"/>
    <w:rsid w:val="00B33C03"/>
    <w:rsid w:val="00B3437C"/>
    <w:rsid w:val="00B37A5A"/>
    <w:rsid w:val="00B4189F"/>
    <w:rsid w:val="00B4311F"/>
    <w:rsid w:val="00B44167"/>
    <w:rsid w:val="00B44412"/>
    <w:rsid w:val="00B4763D"/>
    <w:rsid w:val="00B501F7"/>
    <w:rsid w:val="00B50958"/>
    <w:rsid w:val="00B50FDD"/>
    <w:rsid w:val="00B51924"/>
    <w:rsid w:val="00B5276C"/>
    <w:rsid w:val="00B5308D"/>
    <w:rsid w:val="00B5390B"/>
    <w:rsid w:val="00B5466C"/>
    <w:rsid w:val="00B55392"/>
    <w:rsid w:val="00B613AC"/>
    <w:rsid w:val="00B61458"/>
    <w:rsid w:val="00B61713"/>
    <w:rsid w:val="00B62107"/>
    <w:rsid w:val="00B627B6"/>
    <w:rsid w:val="00B63B46"/>
    <w:rsid w:val="00B64FDE"/>
    <w:rsid w:val="00B65BE7"/>
    <w:rsid w:val="00B671C0"/>
    <w:rsid w:val="00B7025D"/>
    <w:rsid w:val="00B73291"/>
    <w:rsid w:val="00B744C4"/>
    <w:rsid w:val="00B754A1"/>
    <w:rsid w:val="00B75989"/>
    <w:rsid w:val="00B77097"/>
    <w:rsid w:val="00B77960"/>
    <w:rsid w:val="00B803BA"/>
    <w:rsid w:val="00B80565"/>
    <w:rsid w:val="00B81FBC"/>
    <w:rsid w:val="00B82FCE"/>
    <w:rsid w:val="00B852A3"/>
    <w:rsid w:val="00B86CC1"/>
    <w:rsid w:val="00B87FC5"/>
    <w:rsid w:val="00B90589"/>
    <w:rsid w:val="00B9069C"/>
    <w:rsid w:val="00B9207F"/>
    <w:rsid w:val="00B9232B"/>
    <w:rsid w:val="00B94169"/>
    <w:rsid w:val="00B95657"/>
    <w:rsid w:val="00B96512"/>
    <w:rsid w:val="00BA03A8"/>
    <w:rsid w:val="00BA05BA"/>
    <w:rsid w:val="00BA1A9F"/>
    <w:rsid w:val="00BA3B0C"/>
    <w:rsid w:val="00BB00FF"/>
    <w:rsid w:val="00BB078A"/>
    <w:rsid w:val="00BB22CC"/>
    <w:rsid w:val="00BB5287"/>
    <w:rsid w:val="00BB73E1"/>
    <w:rsid w:val="00BC053D"/>
    <w:rsid w:val="00BC0FFA"/>
    <w:rsid w:val="00BC254C"/>
    <w:rsid w:val="00BC5607"/>
    <w:rsid w:val="00BC799C"/>
    <w:rsid w:val="00BC7E0A"/>
    <w:rsid w:val="00BD0B8D"/>
    <w:rsid w:val="00BD1925"/>
    <w:rsid w:val="00BD3845"/>
    <w:rsid w:val="00BD4AF7"/>
    <w:rsid w:val="00BD4FEC"/>
    <w:rsid w:val="00BD5188"/>
    <w:rsid w:val="00BE0CA4"/>
    <w:rsid w:val="00BE179C"/>
    <w:rsid w:val="00BE364E"/>
    <w:rsid w:val="00BE42F1"/>
    <w:rsid w:val="00BE6AEE"/>
    <w:rsid w:val="00BE73E1"/>
    <w:rsid w:val="00BE74B9"/>
    <w:rsid w:val="00BE7596"/>
    <w:rsid w:val="00BF031B"/>
    <w:rsid w:val="00BF0B60"/>
    <w:rsid w:val="00BF0F5D"/>
    <w:rsid w:val="00BF18B0"/>
    <w:rsid w:val="00BF31F2"/>
    <w:rsid w:val="00BF32E0"/>
    <w:rsid w:val="00BF37B2"/>
    <w:rsid w:val="00BF3D47"/>
    <w:rsid w:val="00BF5C4F"/>
    <w:rsid w:val="00BF5E0A"/>
    <w:rsid w:val="00BF6ECB"/>
    <w:rsid w:val="00C03EFC"/>
    <w:rsid w:val="00C048C7"/>
    <w:rsid w:val="00C04F07"/>
    <w:rsid w:val="00C068F6"/>
    <w:rsid w:val="00C073A3"/>
    <w:rsid w:val="00C07C32"/>
    <w:rsid w:val="00C07C4C"/>
    <w:rsid w:val="00C07DFB"/>
    <w:rsid w:val="00C10F1B"/>
    <w:rsid w:val="00C13BC1"/>
    <w:rsid w:val="00C148D7"/>
    <w:rsid w:val="00C1508A"/>
    <w:rsid w:val="00C15544"/>
    <w:rsid w:val="00C173FB"/>
    <w:rsid w:val="00C17F8C"/>
    <w:rsid w:val="00C21859"/>
    <w:rsid w:val="00C21BEF"/>
    <w:rsid w:val="00C2212E"/>
    <w:rsid w:val="00C253FD"/>
    <w:rsid w:val="00C254E3"/>
    <w:rsid w:val="00C25D48"/>
    <w:rsid w:val="00C263B4"/>
    <w:rsid w:val="00C276D3"/>
    <w:rsid w:val="00C301B6"/>
    <w:rsid w:val="00C30FEB"/>
    <w:rsid w:val="00C3100A"/>
    <w:rsid w:val="00C31600"/>
    <w:rsid w:val="00C318E3"/>
    <w:rsid w:val="00C33235"/>
    <w:rsid w:val="00C35440"/>
    <w:rsid w:val="00C35C80"/>
    <w:rsid w:val="00C41055"/>
    <w:rsid w:val="00C41078"/>
    <w:rsid w:val="00C429EE"/>
    <w:rsid w:val="00C436AF"/>
    <w:rsid w:val="00C43D3D"/>
    <w:rsid w:val="00C44459"/>
    <w:rsid w:val="00C45419"/>
    <w:rsid w:val="00C470F6"/>
    <w:rsid w:val="00C47B64"/>
    <w:rsid w:val="00C5024A"/>
    <w:rsid w:val="00C538FD"/>
    <w:rsid w:val="00C55195"/>
    <w:rsid w:val="00C556E5"/>
    <w:rsid w:val="00C5575E"/>
    <w:rsid w:val="00C57CD2"/>
    <w:rsid w:val="00C60ABE"/>
    <w:rsid w:val="00C61B15"/>
    <w:rsid w:val="00C62D19"/>
    <w:rsid w:val="00C635FD"/>
    <w:rsid w:val="00C63B0E"/>
    <w:rsid w:val="00C65857"/>
    <w:rsid w:val="00C660AC"/>
    <w:rsid w:val="00C66A1B"/>
    <w:rsid w:val="00C675ED"/>
    <w:rsid w:val="00C6799E"/>
    <w:rsid w:val="00C705B4"/>
    <w:rsid w:val="00C7084A"/>
    <w:rsid w:val="00C73731"/>
    <w:rsid w:val="00C739AB"/>
    <w:rsid w:val="00C73D68"/>
    <w:rsid w:val="00C74598"/>
    <w:rsid w:val="00C7718A"/>
    <w:rsid w:val="00C77745"/>
    <w:rsid w:val="00C80C6E"/>
    <w:rsid w:val="00C8242F"/>
    <w:rsid w:val="00C8467D"/>
    <w:rsid w:val="00C85B61"/>
    <w:rsid w:val="00C86747"/>
    <w:rsid w:val="00C87E61"/>
    <w:rsid w:val="00C91B58"/>
    <w:rsid w:val="00C94487"/>
    <w:rsid w:val="00C94B45"/>
    <w:rsid w:val="00C95ABA"/>
    <w:rsid w:val="00C96649"/>
    <w:rsid w:val="00C9748D"/>
    <w:rsid w:val="00CA0297"/>
    <w:rsid w:val="00CA0524"/>
    <w:rsid w:val="00CA149B"/>
    <w:rsid w:val="00CA1A35"/>
    <w:rsid w:val="00CA1D83"/>
    <w:rsid w:val="00CA6832"/>
    <w:rsid w:val="00CA775C"/>
    <w:rsid w:val="00CB3983"/>
    <w:rsid w:val="00CB4731"/>
    <w:rsid w:val="00CB4F24"/>
    <w:rsid w:val="00CB66DD"/>
    <w:rsid w:val="00CB6E55"/>
    <w:rsid w:val="00CC133A"/>
    <w:rsid w:val="00CC2188"/>
    <w:rsid w:val="00CC2BE4"/>
    <w:rsid w:val="00CC31A5"/>
    <w:rsid w:val="00CC3587"/>
    <w:rsid w:val="00CC468B"/>
    <w:rsid w:val="00CC4EF8"/>
    <w:rsid w:val="00CC5029"/>
    <w:rsid w:val="00CC576D"/>
    <w:rsid w:val="00CC597F"/>
    <w:rsid w:val="00CC67A9"/>
    <w:rsid w:val="00CC6ACC"/>
    <w:rsid w:val="00CD1E4E"/>
    <w:rsid w:val="00CD282A"/>
    <w:rsid w:val="00CD28CF"/>
    <w:rsid w:val="00CD3B84"/>
    <w:rsid w:val="00CD68BD"/>
    <w:rsid w:val="00CD7DDB"/>
    <w:rsid w:val="00CE0408"/>
    <w:rsid w:val="00CE396F"/>
    <w:rsid w:val="00CE42A8"/>
    <w:rsid w:val="00CE4B16"/>
    <w:rsid w:val="00CF16B9"/>
    <w:rsid w:val="00CF22C3"/>
    <w:rsid w:val="00CF41EF"/>
    <w:rsid w:val="00CF5769"/>
    <w:rsid w:val="00CF6154"/>
    <w:rsid w:val="00CF7015"/>
    <w:rsid w:val="00D005FA"/>
    <w:rsid w:val="00D01103"/>
    <w:rsid w:val="00D05EF1"/>
    <w:rsid w:val="00D06196"/>
    <w:rsid w:val="00D06462"/>
    <w:rsid w:val="00D07B5E"/>
    <w:rsid w:val="00D1200E"/>
    <w:rsid w:val="00D12290"/>
    <w:rsid w:val="00D15185"/>
    <w:rsid w:val="00D17280"/>
    <w:rsid w:val="00D23668"/>
    <w:rsid w:val="00D23984"/>
    <w:rsid w:val="00D2415B"/>
    <w:rsid w:val="00D27721"/>
    <w:rsid w:val="00D30F30"/>
    <w:rsid w:val="00D31373"/>
    <w:rsid w:val="00D318E6"/>
    <w:rsid w:val="00D31CB3"/>
    <w:rsid w:val="00D31DCD"/>
    <w:rsid w:val="00D325D1"/>
    <w:rsid w:val="00D32D4A"/>
    <w:rsid w:val="00D337DB"/>
    <w:rsid w:val="00D35108"/>
    <w:rsid w:val="00D35788"/>
    <w:rsid w:val="00D40DDB"/>
    <w:rsid w:val="00D4212A"/>
    <w:rsid w:val="00D42200"/>
    <w:rsid w:val="00D422D3"/>
    <w:rsid w:val="00D44492"/>
    <w:rsid w:val="00D45EB7"/>
    <w:rsid w:val="00D47E7F"/>
    <w:rsid w:val="00D50054"/>
    <w:rsid w:val="00D5008C"/>
    <w:rsid w:val="00D502A4"/>
    <w:rsid w:val="00D52095"/>
    <w:rsid w:val="00D5329D"/>
    <w:rsid w:val="00D5367D"/>
    <w:rsid w:val="00D541E3"/>
    <w:rsid w:val="00D55B1A"/>
    <w:rsid w:val="00D56809"/>
    <w:rsid w:val="00D5741C"/>
    <w:rsid w:val="00D57BD6"/>
    <w:rsid w:val="00D650BF"/>
    <w:rsid w:val="00D65B96"/>
    <w:rsid w:val="00D65D56"/>
    <w:rsid w:val="00D67608"/>
    <w:rsid w:val="00D6766E"/>
    <w:rsid w:val="00D736EA"/>
    <w:rsid w:val="00D73C1E"/>
    <w:rsid w:val="00D75171"/>
    <w:rsid w:val="00D75FD9"/>
    <w:rsid w:val="00D769EF"/>
    <w:rsid w:val="00D81AB9"/>
    <w:rsid w:val="00D832A7"/>
    <w:rsid w:val="00D9052D"/>
    <w:rsid w:val="00D9076C"/>
    <w:rsid w:val="00D90B47"/>
    <w:rsid w:val="00D90D98"/>
    <w:rsid w:val="00D910AD"/>
    <w:rsid w:val="00D94B08"/>
    <w:rsid w:val="00D9625D"/>
    <w:rsid w:val="00DA054A"/>
    <w:rsid w:val="00DA0A2E"/>
    <w:rsid w:val="00DA1E41"/>
    <w:rsid w:val="00DA50DD"/>
    <w:rsid w:val="00DA7D42"/>
    <w:rsid w:val="00DB0295"/>
    <w:rsid w:val="00DB65E4"/>
    <w:rsid w:val="00DB696B"/>
    <w:rsid w:val="00DB69B6"/>
    <w:rsid w:val="00DB715C"/>
    <w:rsid w:val="00DC24C8"/>
    <w:rsid w:val="00DC4D7A"/>
    <w:rsid w:val="00DC64F3"/>
    <w:rsid w:val="00DC666C"/>
    <w:rsid w:val="00DC72CD"/>
    <w:rsid w:val="00DC7E9F"/>
    <w:rsid w:val="00DD32B7"/>
    <w:rsid w:val="00DD5657"/>
    <w:rsid w:val="00DD72F8"/>
    <w:rsid w:val="00DD7384"/>
    <w:rsid w:val="00DD7A4E"/>
    <w:rsid w:val="00DE0025"/>
    <w:rsid w:val="00DE01DF"/>
    <w:rsid w:val="00DE1553"/>
    <w:rsid w:val="00DE2BD5"/>
    <w:rsid w:val="00DE2D47"/>
    <w:rsid w:val="00DE39AA"/>
    <w:rsid w:val="00DE45BA"/>
    <w:rsid w:val="00DE6136"/>
    <w:rsid w:val="00DE701C"/>
    <w:rsid w:val="00DE7266"/>
    <w:rsid w:val="00DF07D7"/>
    <w:rsid w:val="00DF258A"/>
    <w:rsid w:val="00DF31D8"/>
    <w:rsid w:val="00DF4DCF"/>
    <w:rsid w:val="00DF5055"/>
    <w:rsid w:val="00DF533F"/>
    <w:rsid w:val="00DF65D6"/>
    <w:rsid w:val="00DF6D58"/>
    <w:rsid w:val="00DF6EFD"/>
    <w:rsid w:val="00DF7274"/>
    <w:rsid w:val="00E00955"/>
    <w:rsid w:val="00E021A8"/>
    <w:rsid w:val="00E02B6E"/>
    <w:rsid w:val="00E03169"/>
    <w:rsid w:val="00E03BD6"/>
    <w:rsid w:val="00E06475"/>
    <w:rsid w:val="00E06D85"/>
    <w:rsid w:val="00E07A59"/>
    <w:rsid w:val="00E10369"/>
    <w:rsid w:val="00E113B5"/>
    <w:rsid w:val="00E12432"/>
    <w:rsid w:val="00E166BF"/>
    <w:rsid w:val="00E16C2E"/>
    <w:rsid w:val="00E20718"/>
    <w:rsid w:val="00E2084C"/>
    <w:rsid w:val="00E2280A"/>
    <w:rsid w:val="00E235FB"/>
    <w:rsid w:val="00E23B23"/>
    <w:rsid w:val="00E23DCF"/>
    <w:rsid w:val="00E30D60"/>
    <w:rsid w:val="00E31B1F"/>
    <w:rsid w:val="00E32C6E"/>
    <w:rsid w:val="00E35DA5"/>
    <w:rsid w:val="00E35F2C"/>
    <w:rsid w:val="00E36122"/>
    <w:rsid w:val="00E3735F"/>
    <w:rsid w:val="00E3742A"/>
    <w:rsid w:val="00E40DC3"/>
    <w:rsid w:val="00E40F7C"/>
    <w:rsid w:val="00E44104"/>
    <w:rsid w:val="00E44BE0"/>
    <w:rsid w:val="00E46037"/>
    <w:rsid w:val="00E478B8"/>
    <w:rsid w:val="00E508F1"/>
    <w:rsid w:val="00E52867"/>
    <w:rsid w:val="00E52A7D"/>
    <w:rsid w:val="00E53233"/>
    <w:rsid w:val="00E53387"/>
    <w:rsid w:val="00E53E4D"/>
    <w:rsid w:val="00E550D8"/>
    <w:rsid w:val="00E55215"/>
    <w:rsid w:val="00E5719B"/>
    <w:rsid w:val="00E605B3"/>
    <w:rsid w:val="00E613E7"/>
    <w:rsid w:val="00E62690"/>
    <w:rsid w:val="00E6328E"/>
    <w:rsid w:val="00E63C09"/>
    <w:rsid w:val="00E653B3"/>
    <w:rsid w:val="00E653BC"/>
    <w:rsid w:val="00E6646D"/>
    <w:rsid w:val="00E66834"/>
    <w:rsid w:val="00E66D8C"/>
    <w:rsid w:val="00E67C7E"/>
    <w:rsid w:val="00E710EF"/>
    <w:rsid w:val="00E72008"/>
    <w:rsid w:val="00E72230"/>
    <w:rsid w:val="00E72391"/>
    <w:rsid w:val="00E72D99"/>
    <w:rsid w:val="00E72DE5"/>
    <w:rsid w:val="00E75AB8"/>
    <w:rsid w:val="00E76828"/>
    <w:rsid w:val="00E7693C"/>
    <w:rsid w:val="00E76BBA"/>
    <w:rsid w:val="00E7716D"/>
    <w:rsid w:val="00E77272"/>
    <w:rsid w:val="00E77597"/>
    <w:rsid w:val="00E80460"/>
    <w:rsid w:val="00E808B0"/>
    <w:rsid w:val="00E80C3B"/>
    <w:rsid w:val="00E81B48"/>
    <w:rsid w:val="00E83502"/>
    <w:rsid w:val="00E83BC6"/>
    <w:rsid w:val="00E841B6"/>
    <w:rsid w:val="00E8454C"/>
    <w:rsid w:val="00E84793"/>
    <w:rsid w:val="00E86502"/>
    <w:rsid w:val="00E90375"/>
    <w:rsid w:val="00E9087A"/>
    <w:rsid w:val="00E90E95"/>
    <w:rsid w:val="00E9142C"/>
    <w:rsid w:val="00E91E6C"/>
    <w:rsid w:val="00E9347F"/>
    <w:rsid w:val="00E94EF4"/>
    <w:rsid w:val="00E96D51"/>
    <w:rsid w:val="00E978BD"/>
    <w:rsid w:val="00EA386F"/>
    <w:rsid w:val="00EA6023"/>
    <w:rsid w:val="00EA64D5"/>
    <w:rsid w:val="00EA68CB"/>
    <w:rsid w:val="00EB1131"/>
    <w:rsid w:val="00EB1218"/>
    <w:rsid w:val="00EB19AD"/>
    <w:rsid w:val="00EB1CBF"/>
    <w:rsid w:val="00EB5A6A"/>
    <w:rsid w:val="00EB6495"/>
    <w:rsid w:val="00EB6898"/>
    <w:rsid w:val="00EB6C0F"/>
    <w:rsid w:val="00EC05B9"/>
    <w:rsid w:val="00EC2479"/>
    <w:rsid w:val="00EC2F64"/>
    <w:rsid w:val="00EC2FB3"/>
    <w:rsid w:val="00EC3239"/>
    <w:rsid w:val="00EC3EC2"/>
    <w:rsid w:val="00EC41F5"/>
    <w:rsid w:val="00EC6AEA"/>
    <w:rsid w:val="00EC793B"/>
    <w:rsid w:val="00ED15B5"/>
    <w:rsid w:val="00ED2079"/>
    <w:rsid w:val="00ED3C86"/>
    <w:rsid w:val="00ED6DF6"/>
    <w:rsid w:val="00EE0B8D"/>
    <w:rsid w:val="00EE14E7"/>
    <w:rsid w:val="00EE2BEE"/>
    <w:rsid w:val="00EE4455"/>
    <w:rsid w:val="00EE546A"/>
    <w:rsid w:val="00EE5ADF"/>
    <w:rsid w:val="00EF0988"/>
    <w:rsid w:val="00EF286A"/>
    <w:rsid w:val="00EF3720"/>
    <w:rsid w:val="00EF50EE"/>
    <w:rsid w:val="00EF53EF"/>
    <w:rsid w:val="00F01B03"/>
    <w:rsid w:val="00F03868"/>
    <w:rsid w:val="00F03BB8"/>
    <w:rsid w:val="00F0427A"/>
    <w:rsid w:val="00F046D5"/>
    <w:rsid w:val="00F04C07"/>
    <w:rsid w:val="00F04F6A"/>
    <w:rsid w:val="00F11376"/>
    <w:rsid w:val="00F1158C"/>
    <w:rsid w:val="00F11764"/>
    <w:rsid w:val="00F120CA"/>
    <w:rsid w:val="00F1237A"/>
    <w:rsid w:val="00F1405A"/>
    <w:rsid w:val="00F15AA2"/>
    <w:rsid w:val="00F1653A"/>
    <w:rsid w:val="00F17D84"/>
    <w:rsid w:val="00F17DA6"/>
    <w:rsid w:val="00F204AA"/>
    <w:rsid w:val="00F20FA0"/>
    <w:rsid w:val="00F213B6"/>
    <w:rsid w:val="00F21D76"/>
    <w:rsid w:val="00F21E65"/>
    <w:rsid w:val="00F2211A"/>
    <w:rsid w:val="00F2269B"/>
    <w:rsid w:val="00F22A1C"/>
    <w:rsid w:val="00F30AB0"/>
    <w:rsid w:val="00F339A9"/>
    <w:rsid w:val="00F33A68"/>
    <w:rsid w:val="00F33C68"/>
    <w:rsid w:val="00F344A4"/>
    <w:rsid w:val="00F34529"/>
    <w:rsid w:val="00F34B1F"/>
    <w:rsid w:val="00F40E7B"/>
    <w:rsid w:val="00F41849"/>
    <w:rsid w:val="00F43A13"/>
    <w:rsid w:val="00F43DB0"/>
    <w:rsid w:val="00F45B26"/>
    <w:rsid w:val="00F45D95"/>
    <w:rsid w:val="00F46C3D"/>
    <w:rsid w:val="00F511A1"/>
    <w:rsid w:val="00F51390"/>
    <w:rsid w:val="00F51670"/>
    <w:rsid w:val="00F52087"/>
    <w:rsid w:val="00F52A56"/>
    <w:rsid w:val="00F52BA3"/>
    <w:rsid w:val="00F5366E"/>
    <w:rsid w:val="00F55734"/>
    <w:rsid w:val="00F55FB3"/>
    <w:rsid w:val="00F57587"/>
    <w:rsid w:val="00F64081"/>
    <w:rsid w:val="00F67852"/>
    <w:rsid w:val="00F70EC9"/>
    <w:rsid w:val="00F71018"/>
    <w:rsid w:val="00F7190D"/>
    <w:rsid w:val="00F73D1F"/>
    <w:rsid w:val="00F740E1"/>
    <w:rsid w:val="00F75B76"/>
    <w:rsid w:val="00F835A1"/>
    <w:rsid w:val="00F83ACD"/>
    <w:rsid w:val="00F856B6"/>
    <w:rsid w:val="00F85951"/>
    <w:rsid w:val="00F86DBF"/>
    <w:rsid w:val="00F87C2A"/>
    <w:rsid w:val="00F900BA"/>
    <w:rsid w:val="00F904F5"/>
    <w:rsid w:val="00F92981"/>
    <w:rsid w:val="00F930D3"/>
    <w:rsid w:val="00F94E0C"/>
    <w:rsid w:val="00F958D5"/>
    <w:rsid w:val="00FA27BD"/>
    <w:rsid w:val="00FA3016"/>
    <w:rsid w:val="00FA321F"/>
    <w:rsid w:val="00FA3F6C"/>
    <w:rsid w:val="00FA6D45"/>
    <w:rsid w:val="00FB03CA"/>
    <w:rsid w:val="00FB159B"/>
    <w:rsid w:val="00FB4293"/>
    <w:rsid w:val="00FB4AAD"/>
    <w:rsid w:val="00FB522F"/>
    <w:rsid w:val="00FB7F7B"/>
    <w:rsid w:val="00FC3E7F"/>
    <w:rsid w:val="00FC4D7B"/>
    <w:rsid w:val="00FC5BE4"/>
    <w:rsid w:val="00FD07E5"/>
    <w:rsid w:val="00FD15F0"/>
    <w:rsid w:val="00FD17AE"/>
    <w:rsid w:val="00FD252C"/>
    <w:rsid w:val="00FD2D6B"/>
    <w:rsid w:val="00FD4030"/>
    <w:rsid w:val="00FD6386"/>
    <w:rsid w:val="00FD66F1"/>
    <w:rsid w:val="00FD6EC8"/>
    <w:rsid w:val="00FD6F46"/>
    <w:rsid w:val="00FE08BD"/>
    <w:rsid w:val="00FE1FC8"/>
    <w:rsid w:val="00FE2A44"/>
    <w:rsid w:val="00FE30F6"/>
    <w:rsid w:val="00FE4A29"/>
    <w:rsid w:val="00FE5824"/>
    <w:rsid w:val="00FE7A13"/>
    <w:rsid w:val="00FF1574"/>
    <w:rsid w:val="00FF1D1A"/>
    <w:rsid w:val="00FF5401"/>
    <w:rsid w:val="00FF54DC"/>
    <w:rsid w:val="00FF619F"/>
    <w:rsid w:val="00FF7311"/>
    <w:rsid w:val="0260578A"/>
    <w:rsid w:val="0326A493"/>
    <w:rsid w:val="048012DB"/>
    <w:rsid w:val="04EE573C"/>
    <w:rsid w:val="056ADDB7"/>
    <w:rsid w:val="06583472"/>
    <w:rsid w:val="07C3BD44"/>
    <w:rsid w:val="07FF8DF5"/>
    <w:rsid w:val="095D59B2"/>
    <w:rsid w:val="09A90E2D"/>
    <w:rsid w:val="0A3183C6"/>
    <w:rsid w:val="0AF76136"/>
    <w:rsid w:val="0C0EF542"/>
    <w:rsid w:val="0E24E719"/>
    <w:rsid w:val="0EB10691"/>
    <w:rsid w:val="0EEB30BD"/>
    <w:rsid w:val="1173D04F"/>
    <w:rsid w:val="143A9FDD"/>
    <w:rsid w:val="1471A5B6"/>
    <w:rsid w:val="148B47B8"/>
    <w:rsid w:val="151B2AAC"/>
    <w:rsid w:val="171DDE2A"/>
    <w:rsid w:val="1982680D"/>
    <w:rsid w:val="1A27F09A"/>
    <w:rsid w:val="1A644135"/>
    <w:rsid w:val="1B5B6C79"/>
    <w:rsid w:val="209A66B8"/>
    <w:rsid w:val="245C7695"/>
    <w:rsid w:val="25CEE67F"/>
    <w:rsid w:val="27BFF13D"/>
    <w:rsid w:val="27E2744E"/>
    <w:rsid w:val="2ABFBFF7"/>
    <w:rsid w:val="2CE11BE5"/>
    <w:rsid w:val="2F80FC13"/>
    <w:rsid w:val="30001E5F"/>
    <w:rsid w:val="303078F9"/>
    <w:rsid w:val="33BE00E9"/>
    <w:rsid w:val="33FF5CB0"/>
    <w:rsid w:val="35F451F1"/>
    <w:rsid w:val="36C17A5A"/>
    <w:rsid w:val="37770353"/>
    <w:rsid w:val="397D8FFE"/>
    <w:rsid w:val="3A981DDB"/>
    <w:rsid w:val="3C17A04D"/>
    <w:rsid w:val="3F3A7BF6"/>
    <w:rsid w:val="40AA8049"/>
    <w:rsid w:val="4391F06E"/>
    <w:rsid w:val="449161DC"/>
    <w:rsid w:val="4844898B"/>
    <w:rsid w:val="4C232570"/>
    <w:rsid w:val="4CD26861"/>
    <w:rsid w:val="4CDBFF47"/>
    <w:rsid w:val="51F8B4C9"/>
    <w:rsid w:val="57B76913"/>
    <w:rsid w:val="58D75F90"/>
    <w:rsid w:val="593D11C6"/>
    <w:rsid w:val="5AE51582"/>
    <w:rsid w:val="5AEE5692"/>
    <w:rsid w:val="5B744727"/>
    <w:rsid w:val="5C21F4B0"/>
    <w:rsid w:val="61FE2C29"/>
    <w:rsid w:val="621931B1"/>
    <w:rsid w:val="63C259D6"/>
    <w:rsid w:val="63CD06E4"/>
    <w:rsid w:val="6447D448"/>
    <w:rsid w:val="647826F1"/>
    <w:rsid w:val="6540A4EA"/>
    <w:rsid w:val="68F873F1"/>
    <w:rsid w:val="6A1A10D4"/>
    <w:rsid w:val="6D9C3510"/>
    <w:rsid w:val="7033E0CD"/>
    <w:rsid w:val="70B1BC3C"/>
    <w:rsid w:val="71740671"/>
    <w:rsid w:val="72FD635A"/>
    <w:rsid w:val="79AEA99B"/>
    <w:rsid w:val="79EC05F2"/>
    <w:rsid w:val="7B77F3F4"/>
    <w:rsid w:val="7C0DE793"/>
    <w:rsid w:val="7D57A6F2"/>
    <w:rsid w:val="7E330546"/>
    <w:rsid w:val="7E4FBEAC"/>
    <w:rsid w:val="7EC20CE9"/>
    <w:rsid w:val="7EDFD531"/>
    <w:rsid w:val="7F7AFF3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63077E"/>
  <w15:chartTrackingRefBased/>
  <w15:docId w15:val="{D3BBC55E-FB78-4595-A27C-05D6E9403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qFormat="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qFormat="1"/>
    <w:lsdException w:name="List Bullet" w:semiHidden="1" w:uiPriority="99" w:unhideWhenUsed="1" w:qFormat="1"/>
    <w:lsdException w:name="List Number" w:semiHidden="1" w:uiPriority="99" w:unhideWhenUsed="1" w:qFormat="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iPriority="99" w:unhideWhenUsed="1" w:qFormat="1"/>
    <w:lsdException w:name="List Bullet 3" w:semiHidden="1" w:unhideWhenUsed="1"/>
    <w:lsdException w:name="List Bullet 4" w:semiHidden="1" w:unhideWhenUsed="1"/>
    <w:lsdException w:name="List Bullet 5" w:semiHidden="1" w:unhideWhenUsed="1"/>
    <w:lsdException w:name="List Number 2" w:semiHidden="1" w:uiPriority="99"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0F3790"/>
  </w:style>
  <w:style w:type="paragraph" w:styleId="Heading1">
    <w:name w:val="heading 1"/>
    <w:aliases w:val="Part,h1,Attribute Heading 1,No numbers,Chapter Headline,H1,Section Heading,Head1,Heading apps,Level 1,L1,rp_Heading 1,Bold 18,Heading,1.,Topic Heading 1,Para1,h11,h12,A MAJOR/BOLD,Schedheading,h1 chapter heading,Heading 1(Report Only),Titre 11"/>
    <w:basedOn w:val="Normal"/>
    <w:next w:val="HeadingBodyText"/>
    <w:link w:val="Heading1Char"/>
    <w:uiPriority w:val="9"/>
    <w:qFormat/>
    <w:rsid w:val="00446896"/>
    <w:pPr>
      <w:keepNext/>
      <w:tabs>
        <w:tab w:val="left" w:pos="1962"/>
        <w:tab w:val="left" w:pos="1964"/>
        <w:tab w:val="center" w:pos="4513"/>
      </w:tabs>
      <w:spacing w:before="240" w:after="120"/>
      <w:jc w:val="both"/>
      <w:outlineLvl w:val="0"/>
    </w:pPr>
    <w:rPr>
      <w:rFonts w:ascii="Arial" w:eastAsiaTheme="minorEastAsia" w:hAnsi="Arial" w:cs="Arial"/>
      <w:b/>
      <w:caps/>
      <w:kern w:val="32"/>
      <w:sz w:val="28"/>
      <w:szCs w:val="32"/>
      <w:lang w:eastAsia="en-AU"/>
    </w:rPr>
  </w:style>
  <w:style w:type="paragraph" w:styleId="Heading2">
    <w:name w:val="heading 2"/>
    <w:aliases w:val="H2,h2,(Alt+2),(Alt+2)1,(Alt+2)2,Subhead A,H21,H22,H23,H211,H221,Überschrift 2 Char,Heading 2 Hidden,Heading + Dark Blue,Before:  12 pt,After: ...,(Strg+2)"/>
    <w:basedOn w:val="Normal"/>
    <w:next w:val="Sub-HeadingBodyText"/>
    <w:link w:val="Heading2Char"/>
    <w:uiPriority w:val="9"/>
    <w:qFormat/>
    <w:rsid w:val="00446896"/>
    <w:pPr>
      <w:keepNext/>
      <w:tabs>
        <w:tab w:val="left" w:pos="1962"/>
        <w:tab w:val="left" w:pos="1964"/>
        <w:tab w:val="center" w:pos="4513"/>
      </w:tabs>
      <w:spacing w:before="240" w:after="60"/>
      <w:jc w:val="both"/>
      <w:outlineLvl w:val="1"/>
    </w:pPr>
    <w:rPr>
      <w:rFonts w:ascii="Arial" w:eastAsiaTheme="minorEastAsia" w:hAnsi="Arial" w:cs="Arial"/>
      <w:b/>
      <w:iCs/>
      <w:sz w:val="24"/>
      <w:szCs w:val="28"/>
      <w:lang w:eastAsia="en-AU"/>
    </w:rPr>
  </w:style>
  <w:style w:type="paragraph" w:styleId="Heading3">
    <w:name w:val="heading 3"/>
    <w:basedOn w:val="Heading2"/>
    <w:next w:val="Sub-HeadingBodyText"/>
    <w:link w:val="Heading3Char"/>
    <w:autoRedefine/>
    <w:uiPriority w:val="9"/>
    <w:qFormat/>
    <w:rsid w:val="00446896"/>
    <w:pPr>
      <w:tabs>
        <w:tab w:val="clear" w:pos="1962"/>
        <w:tab w:val="clear" w:pos="1964"/>
        <w:tab w:val="clear" w:pos="4513"/>
      </w:tabs>
      <w:jc w:val="left"/>
      <w:outlineLvl w:val="2"/>
    </w:pPr>
    <w:rPr>
      <w:bCs/>
      <w:iCs w:val="0"/>
      <w:color w:val="000000"/>
      <w:szCs w:val="22"/>
    </w:rPr>
  </w:style>
  <w:style w:type="paragraph" w:styleId="Heading4">
    <w:name w:val="heading 4"/>
    <w:aliases w:val="(Strg+4)"/>
    <w:basedOn w:val="Normal"/>
    <w:next w:val="Sub-HeadingBodyText"/>
    <w:link w:val="Heading4Char"/>
    <w:uiPriority w:val="9"/>
    <w:qFormat/>
    <w:rsid w:val="00446896"/>
    <w:pPr>
      <w:keepNext/>
      <w:tabs>
        <w:tab w:val="left" w:pos="1962"/>
        <w:tab w:val="left" w:pos="1964"/>
        <w:tab w:val="center" w:pos="4513"/>
      </w:tabs>
      <w:spacing w:before="240" w:after="60"/>
      <w:jc w:val="both"/>
      <w:outlineLvl w:val="3"/>
    </w:pPr>
    <w:rPr>
      <w:rFonts w:ascii="Arial" w:eastAsiaTheme="minorEastAsia" w:hAnsi="Arial" w:cs="SimSun"/>
      <w:b/>
      <w:szCs w:val="28"/>
      <w:lang w:eastAsia="en-AU"/>
    </w:rPr>
  </w:style>
  <w:style w:type="paragraph" w:styleId="Heading5">
    <w:name w:val="heading 5"/>
    <w:basedOn w:val="Normal"/>
    <w:next w:val="Normal"/>
    <w:link w:val="Heading5Char"/>
    <w:unhideWhenUsed/>
    <w:qFormat/>
    <w:rsid w:val="001F7458"/>
    <w:pPr>
      <w:keepNext/>
      <w:keepLines/>
      <w:spacing w:before="40" w:after="0" w:line="288" w:lineRule="auto"/>
      <w:ind w:left="357" w:hanging="357"/>
      <w:outlineLvl w:val="4"/>
    </w:pPr>
    <w:rPr>
      <w:rFonts w:asciiTheme="majorHAnsi" w:eastAsiaTheme="majorEastAsia" w:hAnsiTheme="majorHAnsi" w:cstheme="majorBidi"/>
      <w:color w:val="11A774" w:themeColor="accent1" w:themeShade="BF"/>
    </w:rPr>
  </w:style>
  <w:style w:type="paragraph" w:styleId="Heading6">
    <w:name w:val="heading 6"/>
    <w:basedOn w:val="Normal"/>
    <w:next w:val="Normal"/>
    <w:link w:val="Heading6Char"/>
    <w:unhideWhenUsed/>
    <w:qFormat/>
    <w:rsid w:val="001F7458"/>
    <w:pPr>
      <w:keepNext/>
      <w:keepLines/>
      <w:spacing w:before="40" w:after="0" w:line="288" w:lineRule="auto"/>
      <w:ind w:left="357" w:hanging="357"/>
      <w:outlineLvl w:val="5"/>
    </w:pPr>
    <w:rPr>
      <w:rFonts w:asciiTheme="majorHAnsi" w:eastAsiaTheme="majorEastAsia" w:hAnsiTheme="majorHAnsi" w:cstheme="majorBidi"/>
      <w:color w:val="0B6F4D" w:themeColor="accent1" w:themeShade="7F"/>
    </w:rPr>
  </w:style>
  <w:style w:type="paragraph" w:styleId="Heading7">
    <w:name w:val="heading 7"/>
    <w:basedOn w:val="Normal"/>
    <w:next w:val="Normal"/>
    <w:link w:val="Heading7Char"/>
    <w:uiPriority w:val="1"/>
    <w:unhideWhenUsed/>
    <w:qFormat/>
    <w:rsid w:val="001F7458"/>
    <w:pPr>
      <w:keepNext/>
      <w:keepLines/>
      <w:spacing w:before="40" w:after="0" w:line="288" w:lineRule="auto"/>
      <w:ind w:left="357" w:hanging="357"/>
      <w:outlineLvl w:val="6"/>
    </w:pPr>
    <w:rPr>
      <w:rFonts w:asciiTheme="majorHAnsi" w:eastAsiaTheme="majorEastAsia" w:hAnsiTheme="majorHAnsi" w:cstheme="majorBidi"/>
      <w:i/>
      <w:iCs/>
      <w:color w:val="0B6F4D" w:themeColor="accent1" w:themeShade="7F"/>
    </w:rPr>
  </w:style>
  <w:style w:type="paragraph" w:styleId="Heading8">
    <w:name w:val="heading 8"/>
    <w:basedOn w:val="Normal"/>
    <w:next w:val="Normal"/>
    <w:link w:val="Heading8Char"/>
    <w:uiPriority w:val="1"/>
    <w:unhideWhenUsed/>
    <w:qFormat/>
    <w:rsid w:val="001F7458"/>
    <w:pPr>
      <w:keepNext/>
      <w:keepLines/>
      <w:spacing w:before="40" w:after="0" w:line="288" w:lineRule="auto"/>
      <w:ind w:left="357" w:hanging="357"/>
      <w:outlineLvl w:val="7"/>
    </w:pPr>
    <w:rPr>
      <w:rFonts w:asciiTheme="majorHAnsi" w:eastAsiaTheme="majorEastAsia" w:hAnsiTheme="majorHAnsi" w:cstheme="majorBidi"/>
      <w:color w:val="404040" w:themeColor="text1" w:themeTint="D8"/>
      <w:sz w:val="21"/>
      <w:szCs w:val="21"/>
    </w:rPr>
  </w:style>
  <w:style w:type="paragraph" w:styleId="Heading9">
    <w:name w:val="heading 9"/>
    <w:aliases w:val="APP."/>
    <w:basedOn w:val="Normal"/>
    <w:next w:val="Normal"/>
    <w:link w:val="Heading9Char"/>
    <w:uiPriority w:val="1"/>
    <w:unhideWhenUsed/>
    <w:qFormat/>
    <w:rsid w:val="001F7458"/>
    <w:pPr>
      <w:keepNext/>
      <w:keepLines/>
      <w:spacing w:before="40" w:after="0" w:line="288" w:lineRule="auto"/>
      <w:ind w:left="357" w:hanging="357"/>
      <w:outlineLvl w:val="8"/>
    </w:pPr>
    <w:rPr>
      <w:rFonts w:asciiTheme="majorHAnsi" w:eastAsiaTheme="majorEastAsia" w:hAnsiTheme="majorHAnsi" w:cstheme="majorBidi"/>
      <w:i/>
      <w:iCs/>
      <w:color w:val="40404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C254E3"/>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C254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link w:val="HeaderChar"/>
    <w:autoRedefine/>
    <w:uiPriority w:val="99"/>
    <w:unhideWhenUsed/>
    <w:qFormat/>
    <w:rsid w:val="001F7458"/>
    <w:pPr>
      <w:tabs>
        <w:tab w:val="center" w:pos="4513"/>
        <w:tab w:val="right" w:pos="9026"/>
      </w:tabs>
      <w:spacing w:before="240" w:after="0" w:line="240" w:lineRule="auto"/>
    </w:pPr>
    <w:rPr>
      <w:b/>
      <w:noProof/>
      <w:sz w:val="40"/>
    </w:rPr>
  </w:style>
  <w:style w:type="character" w:customStyle="1" w:styleId="HeaderChar">
    <w:name w:val="Header Char"/>
    <w:basedOn w:val="DefaultParagraphFont"/>
    <w:link w:val="Header"/>
    <w:uiPriority w:val="99"/>
    <w:rsid w:val="001F7458"/>
    <w:rPr>
      <w:b/>
      <w:noProof/>
      <w:sz w:val="40"/>
    </w:rPr>
  </w:style>
  <w:style w:type="paragraph" w:styleId="Footer">
    <w:name w:val="footer"/>
    <w:basedOn w:val="Normal"/>
    <w:link w:val="FooterChar"/>
    <w:uiPriority w:val="99"/>
    <w:unhideWhenUsed/>
    <w:rsid w:val="00C254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54E3"/>
  </w:style>
  <w:style w:type="table" w:customStyle="1" w:styleId="TableGrid2">
    <w:name w:val="Table Grid2"/>
    <w:basedOn w:val="TableNormal"/>
    <w:next w:val="TableGrid"/>
    <w:uiPriority w:val="59"/>
    <w:rsid w:val="003875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11,List Paragraph2,List Paragraph Char Char,lp1,Number_1,SGLText List Paragraph,new,b1,Colorful List - Accent 11,Normal Sentence,List Paragraph1,Figure_name,Equipment,Numbered Indented Text,Ref,List_TIS,列出段落,Heading2,List1"/>
    <w:basedOn w:val="Normal"/>
    <w:link w:val="ListParagraphChar"/>
    <w:uiPriority w:val="34"/>
    <w:qFormat/>
    <w:rsid w:val="00F21D76"/>
    <w:pPr>
      <w:ind w:left="720"/>
      <w:contextualSpacing/>
    </w:pPr>
  </w:style>
  <w:style w:type="paragraph" w:customStyle="1" w:styleId="Bulletsindented">
    <w:name w:val="Bullets (indented)"/>
    <w:basedOn w:val="Normal"/>
    <w:link w:val="BulletsindentedChar"/>
    <w:rsid w:val="00387512"/>
    <w:pPr>
      <w:numPr>
        <w:numId w:val="1"/>
      </w:numPr>
    </w:pPr>
  </w:style>
  <w:style w:type="paragraph" w:customStyle="1" w:styleId="AHeading1">
    <w:name w:val="A Heading 1"/>
    <w:next w:val="Normal"/>
    <w:link w:val="AHeading1Char"/>
    <w:autoRedefine/>
    <w:qFormat/>
    <w:rsid w:val="001F7458"/>
    <w:pPr>
      <w:keepNext/>
      <w:keepLines/>
      <w:spacing w:before="240" w:after="60" w:line="240" w:lineRule="auto"/>
      <w:outlineLvl w:val="0"/>
    </w:pPr>
    <w:rPr>
      <w:rFonts w:ascii="Arial" w:eastAsia="Arial" w:hAnsi="Arial" w:cs="Arial"/>
      <w:b/>
      <w:color w:val="004180" w:themeColor="accent3" w:themeShade="80"/>
      <w:sz w:val="36"/>
      <w:szCs w:val="18"/>
    </w:rPr>
  </w:style>
  <w:style w:type="paragraph" w:customStyle="1" w:styleId="AHeading2">
    <w:name w:val="A Heading 2"/>
    <w:next w:val="Normal"/>
    <w:link w:val="AHeading2Char"/>
    <w:autoRedefine/>
    <w:qFormat/>
    <w:rsid w:val="001F7458"/>
    <w:pPr>
      <w:keepNext/>
      <w:keepLines/>
      <w:spacing w:before="240" w:after="60" w:line="240" w:lineRule="auto"/>
      <w:outlineLvl w:val="1"/>
    </w:pPr>
    <w:rPr>
      <w:rFonts w:ascii="Arial" w:eastAsia="Arial" w:hAnsi="Arial" w:cs="Arial"/>
      <w:b/>
      <w:color w:val="0083FF" w:themeColor="accent3"/>
      <w:sz w:val="32"/>
    </w:rPr>
  </w:style>
  <w:style w:type="character" w:customStyle="1" w:styleId="AHeading1Char">
    <w:name w:val="A Heading 1 Char"/>
    <w:basedOn w:val="DefaultParagraphFont"/>
    <w:link w:val="AHeading1"/>
    <w:rsid w:val="001F7458"/>
    <w:rPr>
      <w:rFonts w:ascii="Arial" w:eastAsia="Arial" w:hAnsi="Arial" w:cs="Arial"/>
      <w:b/>
      <w:color w:val="004180" w:themeColor="accent3" w:themeShade="80"/>
      <w:sz w:val="36"/>
      <w:szCs w:val="18"/>
    </w:rPr>
  </w:style>
  <w:style w:type="paragraph" w:customStyle="1" w:styleId="AHeading3">
    <w:name w:val="A Heading 3"/>
    <w:basedOn w:val="Normal"/>
    <w:next w:val="Normal"/>
    <w:link w:val="AHeading3Char"/>
    <w:autoRedefine/>
    <w:qFormat/>
    <w:rsid w:val="001F7458"/>
    <w:pPr>
      <w:keepNext/>
      <w:keepLines/>
      <w:spacing w:before="240" w:after="60" w:line="240" w:lineRule="auto"/>
      <w:outlineLvl w:val="2"/>
    </w:pPr>
    <w:rPr>
      <w:rFonts w:ascii="Arial" w:eastAsia="Arial" w:hAnsi="Arial" w:cs="Arial"/>
      <w:b/>
      <w:color w:val="00C0FF" w:themeColor="accent2"/>
      <w:sz w:val="28"/>
    </w:rPr>
  </w:style>
  <w:style w:type="character" w:customStyle="1" w:styleId="AHeading2Char">
    <w:name w:val="A Heading 2 Char"/>
    <w:basedOn w:val="DefaultParagraphFont"/>
    <w:link w:val="AHeading2"/>
    <w:rsid w:val="001F7458"/>
    <w:rPr>
      <w:rFonts w:ascii="Arial" w:eastAsia="Arial" w:hAnsi="Arial" w:cs="Arial"/>
      <w:b/>
      <w:color w:val="0083FF" w:themeColor="accent3"/>
      <w:sz w:val="32"/>
    </w:rPr>
  </w:style>
  <w:style w:type="paragraph" w:customStyle="1" w:styleId="AHeading4">
    <w:name w:val="A Heading 4"/>
    <w:basedOn w:val="Normal"/>
    <w:next w:val="Normal"/>
    <w:link w:val="AHeading4Char"/>
    <w:autoRedefine/>
    <w:qFormat/>
    <w:rsid w:val="001F7458"/>
    <w:pPr>
      <w:keepNext/>
      <w:spacing w:before="240" w:after="60" w:line="240" w:lineRule="auto"/>
      <w:outlineLvl w:val="3"/>
    </w:pPr>
    <w:rPr>
      <w:rFonts w:ascii="Arial" w:eastAsia="Arial" w:hAnsi="Arial" w:cs="Arial"/>
      <w:bCs/>
      <w:color w:val="00D2FC" w:themeColor="accent4"/>
      <w:sz w:val="24"/>
      <w:szCs w:val="24"/>
    </w:rPr>
  </w:style>
  <w:style w:type="character" w:customStyle="1" w:styleId="AHeading3Char">
    <w:name w:val="A Heading 3 Char"/>
    <w:basedOn w:val="DefaultParagraphFont"/>
    <w:link w:val="AHeading3"/>
    <w:rsid w:val="001F7458"/>
    <w:rPr>
      <w:rFonts w:ascii="Arial" w:eastAsia="Arial" w:hAnsi="Arial" w:cs="Arial"/>
      <w:b/>
      <w:color w:val="00C0FF" w:themeColor="accent2"/>
      <w:sz w:val="28"/>
    </w:rPr>
  </w:style>
  <w:style w:type="paragraph" w:customStyle="1" w:styleId="BHeading1numbered">
    <w:name w:val="B Heading 1 (numbered)"/>
    <w:basedOn w:val="AHeading1"/>
    <w:next w:val="BIndent"/>
    <w:link w:val="BHeading1numberedChar"/>
    <w:autoRedefine/>
    <w:qFormat/>
    <w:rsid w:val="00D52095"/>
    <w:pPr>
      <w:numPr>
        <w:numId w:val="4"/>
      </w:numPr>
    </w:pPr>
    <w:rPr>
      <w:rFonts w:eastAsiaTheme="minorEastAsia" w:cs="SimSun"/>
      <w:szCs w:val="20"/>
      <w:lang w:val="en-US" w:eastAsia="en-AU"/>
    </w:rPr>
  </w:style>
  <w:style w:type="character" w:customStyle="1" w:styleId="AHeading4Char">
    <w:name w:val="A Heading 4 Char"/>
    <w:basedOn w:val="DefaultParagraphFont"/>
    <w:link w:val="AHeading4"/>
    <w:rsid w:val="001F7458"/>
    <w:rPr>
      <w:rFonts w:ascii="Arial" w:eastAsia="Arial" w:hAnsi="Arial" w:cs="Arial"/>
      <w:bCs/>
      <w:color w:val="00D2FC" w:themeColor="accent4"/>
      <w:sz w:val="24"/>
      <w:szCs w:val="24"/>
    </w:rPr>
  </w:style>
  <w:style w:type="paragraph" w:customStyle="1" w:styleId="BHeading2numbered">
    <w:name w:val="B Heading 2 (numbered)"/>
    <w:basedOn w:val="BHeading1numbered"/>
    <w:link w:val="BHeading2numberedChar"/>
    <w:autoRedefine/>
    <w:qFormat/>
    <w:rsid w:val="008968E3"/>
    <w:pPr>
      <w:numPr>
        <w:ilvl w:val="1"/>
      </w:numPr>
      <w:outlineLvl w:val="1"/>
    </w:pPr>
    <w:rPr>
      <w:iCs/>
      <w:color w:val="0083FF" w:themeColor="accent3"/>
      <w:sz w:val="24"/>
    </w:rPr>
  </w:style>
  <w:style w:type="character" w:customStyle="1" w:styleId="BHeading1numberedChar">
    <w:name w:val="B Heading 1 (numbered) Char"/>
    <w:basedOn w:val="AHeading1Char"/>
    <w:link w:val="BHeading1numbered"/>
    <w:rsid w:val="00D32D4A"/>
    <w:rPr>
      <w:rFonts w:ascii="Arial" w:eastAsiaTheme="minorEastAsia" w:hAnsi="Arial" w:cs="SimSun"/>
      <w:b/>
      <w:color w:val="004180" w:themeColor="accent3" w:themeShade="80"/>
      <w:sz w:val="36"/>
      <w:szCs w:val="20"/>
      <w:lang w:val="en-US" w:eastAsia="en-AU"/>
    </w:rPr>
  </w:style>
  <w:style w:type="paragraph" w:customStyle="1" w:styleId="ATitle">
    <w:name w:val="A Title"/>
    <w:link w:val="ATitleChar"/>
    <w:autoRedefine/>
    <w:qFormat/>
    <w:rsid w:val="001F7458"/>
    <w:pPr>
      <w:keepNext/>
      <w:keepLines/>
      <w:pageBreakBefore/>
      <w:spacing w:before="360" w:after="60" w:line="240" w:lineRule="auto"/>
      <w:outlineLvl w:val="0"/>
    </w:pPr>
    <w:rPr>
      <w:b/>
      <w:bCs/>
      <w:color w:val="1E1E1E" w:themeColor="background2"/>
      <w:sz w:val="56"/>
      <w:szCs w:val="56"/>
    </w:rPr>
  </w:style>
  <w:style w:type="character" w:customStyle="1" w:styleId="BHeading2numberedChar">
    <w:name w:val="B Heading 2 (numbered) Char"/>
    <w:basedOn w:val="BHeading1numberedChar"/>
    <w:link w:val="BHeading2numbered"/>
    <w:rsid w:val="008968E3"/>
    <w:rPr>
      <w:rFonts w:ascii="Arial" w:eastAsiaTheme="minorEastAsia" w:hAnsi="Arial" w:cs="SimSun"/>
      <w:b/>
      <w:iCs/>
      <w:color w:val="0083FF" w:themeColor="accent3"/>
      <w:sz w:val="24"/>
      <w:szCs w:val="20"/>
      <w:lang w:val="en-US" w:eastAsia="en-AU"/>
    </w:rPr>
  </w:style>
  <w:style w:type="paragraph" w:customStyle="1" w:styleId="ABodyText">
    <w:name w:val="A Body Text"/>
    <w:basedOn w:val="Normal"/>
    <w:link w:val="ABodyTextChar"/>
    <w:autoRedefine/>
    <w:qFormat/>
    <w:rsid w:val="000D1147"/>
    <w:rPr>
      <w:rFonts w:ascii="Arial" w:hAnsi="Arial" w:cs="Arial"/>
      <w:sz w:val="20"/>
      <w:szCs w:val="20"/>
      <w:lang w:eastAsia="en-AU"/>
    </w:rPr>
  </w:style>
  <w:style w:type="character" w:customStyle="1" w:styleId="ATitleChar">
    <w:name w:val="A Title Char"/>
    <w:basedOn w:val="DefaultParagraphFont"/>
    <w:link w:val="ATitle"/>
    <w:rsid w:val="001F7458"/>
    <w:rPr>
      <w:b/>
      <w:bCs/>
      <w:color w:val="1E1E1E" w:themeColor="background2"/>
      <w:sz w:val="56"/>
      <w:szCs w:val="56"/>
    </w:rPr>
  </w:style>
  <w:style w:type="paragraph" w:customStyle="1" w:styleId="ABullets">
    <w:name w:val="A Bullets"/>
    <w:basedOn w:val="ListParagraph"/>
    <w:link w:val="ABulletsChar"/>
    <w:autoRedefine/>
    <w:qFormat/>
    <w:rsid w:val="00AF093D"/>
    <w:pPr>
      <w:keepLines/>
      <w:spacing w:before="60" w:after="60" w:line="240" w:lineRule="auto"/>
      <w:ind w:left="0"/>
      <w:contextualSpacing w:val="0"/>
    </w:pPr>
    <w:rPr>
      <w:rFonts w:ascii="Arial" w:eastAsia="Calibri" w:hAnsi="Arial" w:cs="Arial"/>
      <w:sz w:val="20"/>
      <w:szCs w:val="20"/>
      <w:lang w:val="en-US" w:eastAsia="en-AU"/>
    </w:rPr>
  </w:style>
  <w:style w:type="character" w:customStyle="1" w:styleId="ABodyTextChar">
    <w:name w:val="A Body Text Char"/>
    <w:basedOn w:val="DefaultParagraphFont"/>
    <w:link w:val="ABodyText"/>
    <w:rsid w:val="000D1147"/>
    <w:rPr>
      <w:rFonts w:ascii="Arial" w:hAnsi="Arial" w:cs="Arial"/>
      <w:sz w:val="20"/>
      <w:szCs w:val="20"/>
      <w:lang w:eastAsia="en-AU"/>
    </w:rPr>
  </w:style>
  <w:style w:type="paragraph" w:customStyle="1" w:styleId="ABulletsindented">
    <w:name w:val="A Bullets (indented)"/>
    <w:basedOn w:val="Normal"/>
    <w:link w:val="ABulletsindentedChar"/>
    <w:qFormat/>
    <w:rsid w:val="001F7458"/>
  </w:style>
  <w:style w:type="character" w:customStyle="1" w:styleId="ListParagraphChar">
    <w:name w:val="List Paragraph Char"/>
    <w:aliases w:val="List Paragraph11 Char,List Paragraph2 Char,List Paragraph Char Char Char,lp1 Char,Number_1 Char,SGLText List Paragraph Char,new Char,b1 Char,Colorful List - Accent 11 Char,Normal Sentence Char,List Paragraph1 Char,Figure_name Char"/>
    <w:basedOn w:val="DefaultParagraphFont"/>
    <w:link w:val="ListParagraph"/>
    <w:uiPriority w:val="34"/>
    <w:qFormat/>
    <w:rsid w:val="00F21D76"/>
  </w:style>
  <w:style w:type="character" w:customStyle="1" w:styleId="ABulletsChar">
    <w:name w:val="A Bullets Char"/>
    <w:basedOn w:val="ListParagraphChar"/>
    <w:link w:val="ABullets"/>
    <w:rsid w:val="00AF093D"/>
    <w:rPr>
      <w:rFonts w:ascii="Arial" w:eastAsia="Calibri" w:hAnsi="Arial" w:cs="Arial"/>
      <w:sz w:val="20"/>
      <w:szCs w:val="20"/>
      <w:lang w:val="en-US" w:eastAsia="en-AU"/>
    </w:rPr>
  </w:style>
  <w:style w:type="paragraph" w:customStyle="1" w:styleId="BHeading3numbered">
    <w:name w:val="B Heading 3 (numbered)"/>
    <w:basedOn w:val="BHeading2numbered"/>
    <w:next w:val="BIndent"/>
    <w:link w:val="BHeading3numberedChar"/>
    <w:autoRedefine/>
    <w:qFormat/>
    <w:rsid w:val="003F5DDC"/>
    <w:pPr>
      <w:numPr>
        <w:ilvl w:val="2"/>
      </w:numPr>
      <w:spacing w:after="120"/>
      <w:outlineLvl w:val="2"/>
    </w:pPr>
    <w:rPr>
      <w:bCs/>
      <w:color w:val="00C0FF" w:themeColor="accent2"/>
      <w:sz w:val="22"/>
      <w:szCs w:val="24"/>
    </w:rPr>
  </w:style>
  <w:style w:type="character" w:customStyle="1" w:styleId="BulletsindentedChar">
    <w:name w:val="Bullets (indented) Char"/>
    <w:basedOn w:val="DefaultParagraphFont"/>
    <w:link w:val="Bulletsindented"/>
    <w:rsid w:val="001D0E51"/>
  </w:style>
  <w:style w:type="character" w:customStyle="1" w:styleId="ABulletsindentedChar">
    <w:name w:val="A Bullets (indented) Char"/>
    <w:basedOn w:val="BulletsindentedChar"/>
    <w:link w:val="ABulletsindented"/>
    <w:rsid w:val="001F7458"/>
  </w:style>
  <w:style w:type="paragraph" w:customStyle="1" w:styleId="CTableHeading1">
    <w:name w:val="C Table Heading 1"/>
    <w:link w:val="CTableHeading1Char"/>
    <w:autoRedefine/>
    <w:qFormat/>
    <w:rsid w:val="001F7458"/>
    <w:pPr>
      <w:spacing w:before="60" w:after="60" w:line="240" w:lineRule="auto"/>
    </w:pPr>
    <w:rPr>
      <w:rFonts w:ascii="Arial" w:eastAsia="Arial" w:hAnsi="Arial" w:cs="Arial"/>
      <w:b/>
      <w:bCs/>
      <w:color w:val="FFFFFF"/>
      <w:sz w:val="20"/>
      <w:szCs w:val="19"/>
    </w:rPr>
  </w:style>
  <w:style w:type="character" w:customStyle="1" w:styleId="BHeading3numberedChar">
    <w:name w:val="B Heading 3 (numbered) Char"/>
    <w:basedOn w:val="ListParagraphChar"/>
    <w:link w:val="BHeading3numbered"/>
    <w:rsid w:val="003F5DDC"/>
    <w:rPr>
      <w:rFonts w:ascii="Arial" w:eastAsiaTheme="minorEastAsia" w:hAnsi="Arial" w:cs="SimSun"/>
      <w:b/>
      <w:bCs/>
      <w:iCs/>
      <w:color w:val="00C0FF" w:themeColor="accent2"/>
      <w:szCs w:val="24"/>
      <w:lang w:val="en-US" w:eastAsia="en-AU"/>
    </w:rPr>
  </w:style>
  <w:style w:type="paragraph" w:customStyle="1" w:styleId="CTableHeading2">
    <w:name w:val="C Table Heading 2"/>
    <w:basedOn w:val="Normal"/>
    <w:link w:val="CTableHeading2Char"/>
    <w:autoRedefine/>
    <w:qFormat/>
    <w:rsid w:val="001F7458"/>
    <w:pPr>
      <w:spacing w:before="60" w:after="60" w:line="240" w:lineRule="auto"/>
    </w:pPr>
    <w:rPr>
      <w:rFonts w:ascii="Arial" w:eastAsia="Arial" w:hAnsi="Arial" w:cs="Arial"/>
      <w:b/>
      <w:color w:val="1E1E1E" w:themeColor="background2"/>
      <w:sz w:val="18"/>
      <w:szCs w:val="19"/>
    </w:rPr>
  </w:style>
  <w:style w:type="character" w:customStyle="1" w:styleId="CTableHeading1Char">
    <w:name w:val="C Table Heading 1 Char"/>
    <w:basedOn w:val="DefaultParagraphFont"/>
    <w:link w:val="CTableHeading1"/>
    <w:rsid w:val="001F7458"/>
    <w:rPr>
      <w:rFonts w:ascii="Arial" w:eastAsia="Arial" w:hAnsi="Arial" w:cs="Arial"/>
      <w:b/>
      <w:bCs/>
      <w:color w:val="FFFFFF"/>
      <w:sz w:val="20"/>
      <w:szCs w:val="19"/>
    </w:rPr>
  </w:style>
  <w:style w:type="paragraph" w:customStyle="1" w:styleId="CTableColumn1">
    <w:name w:val="C Table Column 1"/>
    <w:basedOn w:val="Normal"/>
    <w:link w:val="CTableColumn1Char"/>
    <w:autoRedefine/>
    <w:qFormat/>
    <w:rsid w:val="00FE1FC8"/>
    <w:pPr>
      <w:spacing w:before="60" w:after="60" w:line="240" w:lineRule="auto"/>
      <w:ind w:right="-142"/>
    </w:pPr>
    <w:rPr>
      <w:rFonts w:ascii="Arial" w:eastAsia="Arial" w:hAnsi="Arial" w:cs="Arial"/>
      <w:b/>
      <w:color w:val="1E1E1E" w:themeColor="background2"/>
      <w:sz w:val="18"/>
      <w:szCs w:val="18"/>
    </w:rPr>
  </w:style>
  <w:style w:type="character" w:customStyle="1" w:styleId="CTableHeading2Char">
    <w:name w:val="C Table Heading 2 Char"/>
    <w:basedOn w:val="DefaultParagraphFont"/>
    <w:link w:val="CTableHeading2"/>
    <w:rsid w:val="001F7458"/>
    <w:rPr>
      <w:rFonts w:ascii="Arial" w:eastAsia="Arial" w:hAnsi="Arial" w:cs="Arial"/>
      <w:b/>
      <w:color w:val="1E1E1E" w:themeColor="background2"/>
      <w:sz w:val="18"/>
      <w:szCs w:val="19"/>
    </w:rPr>
  </w:style>
  <w:style w:type="paragraph" w:customStyle="1" w:styleId="CTableText">
    <w:name w:val="C Table Text"/>
    <w:basedOn w:val="ABodyText"/>
    <w:link w:val="CTableTextChar"/>
    <w:autoRedefine/>
    <w:qFormat/>
    <w:rsid w:val="001F7458"/>
    <w:pPr>
      <w:spacing w:before="60" w:after="60"/>
    </w:pPr>
  </w:style>
  <w:style w:type="character" w:customStyle="1" w:styleId="CTableColumn1Char">
    <w:name w:val="C Table Column 1 Char"/>
    <w:basedOn w:val="DefaultParagraphFont"/>
    <w:link w:val="CTableColumn1"/>
    <w:rsid w:val="00FE1FC8"/>
    <w:rPr>
      <w:rFonts w:ascii="Arial" w:eastAsia="Arial" w:hAnsi="Arial" w:cs="Arial"/>
      <w:b/>
      <w:color w:val="1E1E1E" w:themeColor="background2"/>
      <w:sz w:val="18"/>
      <w:szCs w:val="18"/>
    </w:rPr>
  </w:style>
  <w:style w:type="paragraph" w:styleId="TOC1">
    <w:name w:val="toc 1"/>
    <w:basedOn w:val="Normal"/>
    <w:next w:val="Normal"/>
    <w:autoRedefine/>
    <w:uiPriority w:val="39"/>
    <w:unhideWhenUsed/>
    <w:rsid w:val="001F7458"/>
    <w:pPr>
      <w:tabs>
        <w:tab w:val="right" w:leader="dot" w:pos="9628"/>
      </w:tabs>
      <w:spacing w:before="120" w:after="120" w:line="288" w:lineRule="auto"/>
      <w:ind w:left="567" w:hanging="567"/>
    </w:pPr>
    <w:rPr>
      <w:b/>
      <w:bCs/>
      <w:noProof/>
      <w:sz w:val="24"/>
      <w:szCs w:val="24"/>
    </w:rPr>
  </w:style>
  <w:style w:type="character" w:customStyle="1" w:styleId="CTableTextChar">
    <w:name w:val="C Table Text Char"/>
    <w:basedOn w:val="DefaultParagraphFont"/>
    <w:link w:val="CTableText"/>
    <w:rsid w:val="001F7458"/>
    <w:rPr>
      <w:rFonts w:ascii="Arial" w:eastAsia="Arial" w:hAnsi="Arial" w:cs="Arial"/>
      <w:noProof/>
      <w:sz w:val="20"/>
      <w:szCs w:val="20"/>
    </w:rPr>
  </w:style>
  <w:style w:type="paragraph" w:styleId="TOC2">
    <w:name w:val="toc 2"/>
    <w:basedOn w:val="Normal"/>
    <w:next w:val="Normal"/>
    <w:autoRedefine/>
    <w:uiPriority w:val="39"/>
    <w:unhideWhenUsed/>
    <w:rsid w:val="001F7458"/>
    <w:pPr>
      <w:tabs>
        <w:tab w:val="right" w:leader="dot" w:pos="9628"/>
      </w:tabs>
      <w:spacing w:before="120" w:after="120" w:line="288" w:lineRule="auto"/>
      <w:ind w:left="567" w:hanging="567"/>
    </w:pPr>
    <w:rPr>
      <w:b/>
      <w:bCs/>
      <w:noProof/>
      <w:color w:val="1E1E1E" w:themeColor="background2"/>
      <w:szCs w:val="20"/>
    </w:rPr>
  </w:style>
  <w:style w:type="paragraph" w:styleId="TOC3">
    <w:name w:val="toc 3"/>
    <w:basedOn w:val="Normal"/>
    <w:next w:val="Normal"/>
    <w:autoRedefine/>
    <w:uiPriority w:val="39"/>
    <w:unhideWhenUsed/>
    <w:rsid w:val="001F7458"/>
    <w:pPr>
      <w:tabs>
        <w:tab w:val="right" w:leader="dot" w:pos="9628"/>
      </w:tabs>
      <w:spacing w:before="120" w:after="120" w:line="288" w:lineRule="auto"/>
      <w:ind w:left="567" w:hanging="567"/>
    </w:pPr>
    <w:rPr>
      <w:noProof/>
      <w:color w:val="1E1E1E" w:themeColor="background2"/>
      <w:sz w:val="20"/>
      <w:szCs w:val="20"/>
    </w:rPr>
  </w:style>
  <w:style w:type="character" w:styleId="Hyperlink">
    <w:name w:val="Hyperlink"/>
    <w:basedOn w:val="DefaultParagraphFont"/>
    <w:uiPriority w:val="99"/>
    <w:unhideWhenUsed/>
    <w:rsid w:val="0015628E"/>
    <w:rPr>
      <w:color w:val="0070C0" w:themeColor="hyperlink"/>
      <w:u w:val="single"/>
    </w:rPr>
  </w:style>
  <w:style w:type="paragraph" w:styleId="BalloonText">
    <w:name w:val="Balloon Text"/>
    <w:basedOn w:val="Normal"/>
    <w:link w:val="BalloonTextChar"/>
    <w:unhideWhenUsed/>
    <w:rsid w:val="00AC33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AC3390"/>
    <w:rPr>
      <w:rFonts w:ascii="Segoe UI" w:hAnsi="Segoe UI" w:cs="Segoe UI"/>
      <w:sz w:val="18"/>
      <w:szCs w:val="18"/>
    </w:rPr>
  </w:style>
  <w:style w:type="paragraph" w:styleId="NormalWeb">
    <w:name w:val="Normal (Web)"/>
    <w:basedOn w:val="Normal"/>
    <w:uiPriority w:val="99"/>
    <w:unhideWhenUsed/>
    <w:rsid w:val="002C474B"/>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ADash">
    <w:name w:val="A Dash"/>
    <w:basedOn w:val="ABullets"/>
    <w:link w:val="ADashChar"/>
    <w:autoRedefine/>
    <w:qFormat/>
    <w:rsid w:val="001F7458"/>
    <w:pPr>
      <w:numPr>
        <w:ilvl w:val="1"/>
      </w:numPr>
    </w:pPr>
    <w:rPr>
      <w:rFonts w:asciiTheme="minorHAnsi" w:hAnsiTheme="minorHAnsi" w:cstheme="minorHAnsi"/>
    </w:rPr>
  </w:style>
  <w:style w:type="character" w:customStyle="1" w:styleId="ADashChar">
    <w:name w:val="A Dash Char"/>
    <w:basedOn w:val="BulletsindentedChar"/>
    <w:link w:val="ADash"/>
    <w:rsid w:val="001F7458"/>
    <w:rPr>
      <w:rFonts w:eastAsia="Calibri" w:cstheme="minorHAnsi"/>
      <w:sz w:val="20"/>
      <w:szCs w:val="20"/>
    </w:rPr>
  </w:style>
  <w:style w:type="paragraph" w:customStyle="1" w:styleId="ADashArrow">
    <w:name w:val="A Dash Arrow"/>
    <w:basedOn w:val="ADash"/>
    <w:autoRedefine/>
    <w:qFormat/>
    <w:rsid w:val="001F7458"/>
    <w:pPr>
      <w:numPr>
        <w:ilvl w:val="2"/>
      </w:numPr>
    </w:pPr>
  </w:style>
  <w:style w:type="paragraph" w:customStyle="1" w:styleId="ASubheading">
    <w:name w:val="A Subheading"/>
    <w:next w:val="Normal"/>
    <w:autoRedefine/>
    <w:qFormat/>
    <w:rsid w:val="001F7458"/>
    <w:pPr>
      <w:keepNext/>
      <w:keepLines/>
      <w:spacing w:before="240" w:after="60"/>
    </w:pPr>
    <w:rPr>
      <w:rFonts w:ascii="Arial" w:eastAsia="Arial" w:hAnsi="Arial" w:cs="Arial"/>
      <w:b/>
      <w:bCs/>
      <w:color w:val="1E1E1E" w:themeColor="background2"/>
      <w:sz w:val="20"/>
      <w:szCs w:val="20"/>
    </w:rPr>
  </w:style>
  <w:style w:type="paragraph" w:customStyle="1" w:styleId="Header2">
    <w:name w:val="Header 2"/>
    <w:autoRedefine/>
    <w:qFormat/>
    <w:rsid w:val="001F7458"/>
    <w:pPr>
      <w:spacing w:before="60" w:after="0" w:line="240" w:lineRule="auto"/>
      <w:ind w:left="-113"/>
    </w:pPr>
    <w:rPr>
      <w:noProof/>
      <w:color w:val="0083FF" w:themeColor="accent3"/>
      <w:sz w:val="24"/>
      <w:szCs w:val="24"/>
    </w:rPr>
  </w:style>
  <w:style w:type="paragraph" w:customStyle="1" w:styleId="BIndent">
    <w:name w:val="B Indent"/>
    <w:next w:val="Normal"/>
    <w:autoRedefine/>
    <w:qFormat/>
    <w:rsid w:val="00BF031B"/>
    <w:pPr>
      <w:spacing w:before="120" w:after="120" w:line="240" w:lineRule="auto"/>
    </w:pPr>
    <w:rPr>
      <w:rFonts w:ascii="Arial" w:eastAsia="Arial" w:hAnsi="Arial" w:cs="Arial"/>
      <w:i/>
      <w:iCs/>
      <w:sz w:val="18"/>
      <w:szCs w:val="18"/>
      <w:lang w:val="en-US" w:eastAsia="en-AU"/>
    </w:rPr>
  </w:style>
  <w:style w:type="paragraph" w:customStyle="1" w:styleId="BBulletindent">
    <w:name w:val="B Bullet (indent)"/>
    <w:autoRedefine/>
    <w:qFormat/>
    <w:rsid w:val="001F7458"/>
    <w:pPr>
      <w:keepLines/>
      <w:numPr>
        <w:numId w:val="2"/>
      </w:numPr>
      <w:spacing w:before="60" w:after="60" w:line="240" w:lineRule="auto"/>
    </w:pPr>
    <w:rPr>
      <w:rFonts w:ascii="Arial" w:eastAsia="Calibri" w:hAnsi="Arial" w:cs="Arial"/>
      <w:iCs/>
      <w:sz w:val="20"/>
      <w:szCs w:val="20"/>
      <w:lang w:val="en-US"/>
    </w:rPr>
  </w:style>
  <w:style w:type="paragraph" w:customStyle="1" w:styleId="BDashindent">
    <w:name w:val="B Dash (indent)"/>
    <w:basedOn w:val="BBulletindent"/>
    <w:autoRedefine/>
    <w:qFormat/>
    <w:rsid w:val="001F7458"/>
    <w:pPr>
      <w:numPr>
        <w:ilvl w:val="1"/>
      </w:numPr>
    </w:pPr>
    <w:rPr>
      <w:lang w:val="en-AU"/>
    </w:rPr>
  </w:style>
  <w:style w:type="paragraph" w:customStyle="1" w:styleId="BArrowindent">
    <w:name w:val="B Arrow (indent)"/>
    <w:basedOn w:val="BDashindent"/>
    <w:autoRedefine/>
    <w:qFormat/>
    <w:rsid w:val="001F7458"/>
    <w:pPr>
      <w:numPr>
        <w:ilvl w:val="2"/>
      </w:numPr>
    </w:pPr>
  </w:style>
  <w:style w:type="paragraph" w:customStyle="1" w:styleId="BSubheadingindent">
    <w:name w:val="B Subheading (indent)"/>
    <w:autoRedefine/>
    <w:qFormat/>
    <w:rsid w:val="001F7458"/>
    <w:pPr>
      <w:spacing w:before="240" w:after="60" w:line="240" w:lineRule="auto"/>
      <w:ind w:left="851"/>
    </w:pPr>
    <w:rPr>
      <w:rFonts w:ascii="Arial" w:eastAsia="Arial" w:hAnsi="Arial" w:cs="Arial"/>
      <w:b/>
      <w:bCs/>
      <w:noProof/>
      <w:color w:val="1E1E1E" w:themeColor="background2"/>
      <w:sz w:val="20"/>
      <w:szCs w:val="20"/>
    </w:rPr>
  </w:style>
  <w:style w:type="paragraph" w:customStyle="1" w:styleId="Indent1">
    <w:name w:val="Indent1"/>
    <w:autoRedefine/>
    <w:qFormat/>
    <w:rsid w:val="001F7458"/>
    <w:pPr>
      <w:spacing w:after="120" w:line="240" w:lineRule="auto"/>
      <w:ind w:left="357"/>
    </w:pPr>
    <w:rPr>
      <w:rFonts w:ascii="Arial" w:eastAsia="Arial" w:hAnsi="Arial" w:cs="Arial"/>
      <w:sz w:val="20"/>
      <w:szCs w:val="20"/>
    </w:rPr>
  </w:style>
  <w:style w:type="paragraph" w:customStyle="1" w:styleId="CaptionTableIndent">
    <w:name w:val="Caption_Table (Indent)"/>
    <w:basedOn w:val="CaptionFigure"/>
    <w:autoRedefine/>
    <w:qFormat/>
    <w:rsid w:val="001F7458"/>
    <w:pPr>
      <w:spacing w:before="120"/>
      <w:ind w:left="851"/>
    </w:pPr>
  </w:style>
  <w:style w:type="paragraph" w:customStyle="1" w:styleId="CaptionFigureIndent">
    <w:name w:val="Caption Figure (Indent)"/>
    <w:basedOn w:val="CaptionTableIndent"/>
    <w:autoRedefine/>
    <w:qFormat/>
    <w:rsid w:val="001F7458"/>
  </w:style>
  <w:style w:type="paragraph" w:customStyle="1" w:styleId="CaptionTable">
    <w:name w:val="Caption_Table"/>
    <w:next w:val="ABodyText"/>
    <w:autoRedefine/>
    <w:qFormat/>
    <w:rsid w:val="001F7458"/>
    <w:pPr>
      <w:keepNext/>
      <w:spacing w:before="120" w:after="240" w:line="240" w:lineRule="auto"/>
    </w:pPr>
    <w:rPr>
      <w:color w:val="8E8E8E" w:themeColor="background2" w:themeTint="80"/>
      <w:sz w:val="18"/>
      <w:szCs w:val="18"/>
    </w:rPr>
  </w:style>
  <w:style w:type="paragraph" w:customStyle="1" w:styleId="CaptionFigure">
    <w:name w:val="Caption_Figure"/>
    <w:autoRedefine/>
    <w:qFormat/>
    <w:rsid w:val="001F7458"/>
    <w:pPr>
      <w:spacing w:before="60" w:after="240" w:line="240" w:lineRule="auto"/>
    </w:pPr>
    <w:rPr>
      <w:color w:val="8E8E8E" w:themeColor="background2" w:themeTint="80"/>
      <w:sz w:val="18"/>
      <w:szCs w:val="18"/>
    </w:rPr>
  </w:style>
  <w:style w:type="paragraph" w:customStyle="1" w:styleId="CoverStyle1">
    <w:name w:val="Cover Style1"/>
    <w:autoRedefine/>
    <w:qFormat/>
    <w:rsid w:val="001F7458"/>
    <w:pPr>
      <w:spacing w:after="0" w:line="240" w:lineRule="auto"/>
      <w:ind w:right="3686"/>
    </w:pPr>
    <w:rPr>
      <w:rFonts w:ascii="Arial" w:eastAsia="Roboto Black" w:hAnsi="Arial" w:cs="+mn-cs"/>
      <w:b/>
      <w:bCs/>
      <w:color w:val="FFFFFF" w:themeColor="background1"/>
      <w:kern w:val="24"/>
      <w:sz w:val="80"/>
      <w:szCs w:val="80"/>
      <w:lang w:eastAsia="en-AU"/>
    </w:rPr>
  </w:style>
  <w:style w:type="paragraph" w:customStyle="1" w:styleId="CoverSubheading">
    <w:name w:val="Cover_Subheading"/>
    <w:autoRedefine/>
    <w:qFormat/>
    <w:rsid w:val="001F7458"/>
    <w:pPr>
      <w:spacing w:before="120" w:after="120"/>
    </w:pPr>
    <w:rPr>
      <w:rFonts w:ascii="Arial" w:eastAsia="Source Sans Pro Light" w:hAnsi="Arial" w:cs="+mn-cs"/>
      <w:b/>
      <w:bCs/>
      <w:color w:val="FFFFFF" w:themeColor="background1"/>
      <w:kern w:val="24"/>
      <w:sz w:val="28"/>
      <w:szCs w:val="28"/>
      <w:lang w:eastAsia="en-AU"/>
    </w:rPr>
  </w:style>
  <w:style w:type="paragraph" w:customStyle="1" w:styleId="Heading1FirstPage">
    <w:name w:val="Heading 1 First Page"/>
    <w:basedOn w:val="AHeading1"/>
    <w:autoRedefine/>
    <w:qFormat/>
    <w:rsid w:val="001F7458"/>
  </w:style>
  <w:style w:type="paragraph" w:customStyle="1" w:styleId="BNumberedtextHarvardstyle">
    <w:name w:val="B Numbered text_Harvard style"/>
    <w:basedOn w:val="BHeading3numbered"/>
    <w:autoRedefine/>
    <w:qFormat/>
    <w:rsid w:val="001F7458"/>
    <w:pPr>
      <w:keepNext w:val="0"/>
      <w:numPr>
        <w:ilvl w:val="3"/>
        <w:numId w:val="3"/>
      </w:numPr>
      <w:spacing w:before="0"/>
      <w:outlineLvl w:val="9"/>
    </w:pPr>
    <w:rPr>
      <w:b w:val="0"/>
      <w:color w:val="auto"/>
      <w:sz w:val="20"/>
    </w:rPr>
  </w:style>
  <w:style w:type="paragraph" w:customStyle="1" w:styleId="BNumbereda2Ind">
    <w:name w:val="B Numbered_a) 2 Ind"/>
    <w:basedOn w:val="Normal"/>
    <w:autoRedefine/>
    <w:qFormat/>
    <w:rsid w:val="001F7458"/>
    <w:pPr>
      <w:keepNext/>
      <w:keepLines/>
      <w:numPr>
        <w:ilvl w:val="6"/>
        <w:numId w:val="4"/>
      </w:numPr>
      <w:spacing w:after="120" w:line="240" w:lineRule="auto"/>
    </w:pPr>
    <w:rPr>
      <w:rFonts w:ascii="Arial" w:eastAsia="Arial" w:hAnsi="Arial" w:cs="Arial"/>
      <w:bCs/>
      <w:color w:val="808080" w:themeColor="background1" w:themeShade="80"/>
      <w:sz w:val="20"/>
      <w:szCs w:val="24"/>
    </w:rPr>
  </w:style>
  <w:style w:type="paragraph" w:customStyle="1" w:styleId="BNumberedi">
    <w:name w:val="B Numbered i"/>
    <w:basedOn w:val="BNumbereda2Ind"/>
    <w:autoRedefine/>
    <w:qFormat/>
    <w:rsid w:val="001F7458"/>
    <w:pPr>
      <w:keepNext w:val="0"/>
      <w:numPr>
        <w:ilvl w:val="0"/>
        <w:numId w:val="0"/>
      </w:numPr>
      <w:ind w:left="1922" w:hanging="357"/>
    </w:pPr>
  </w:style>
  <w:style w:type="paragraph" w:customStyle="1" w:styleId="BTickindent">
    <w:name w:val="B Tick_(indent)"/>
    <w:autoRedefine/>
    <w:qFormat/>
    <w:rsid w:val="001F7458"/>
    <w:pPr>
      <w:numPr>
        <w:numId w:val="5"/>
      </w:numPr>
      <w:spacing w:after="120" w:line="240" w:lineRule="auto"/>
    </w:pPr>
    <w:rPr>
      <w:rFonts w:ascii="Arial" w:eastAsia="Arial" w:hAnsi="Arial" w:cs="Arial"/>
      <w:sz w:val="20"/>
      <w:szCs w:val="20"/>
    </w:rPr>
  </w:style>
  <w:style w:type="paragraph" w:customStyle="1" w:styleId="ATick">
    <w:name w:val="A Tick"/>
    <w:autoRedefine/>
    <w:qFormat/>
    <w:rsid w:val="001F7458"/>
    <w:pPr>
      <w:numPr>
        <w:numId w:val="6"/>
      </w:numPr>
      <w:spacing w:after="120" w:line="240" w:lineRule="auto"/>
    </w:pPr>
    <w:rPr>
      <w:rFonts w:ascii="Arial" w:eastAsia="Arial" w:hAnsi="Arial" w:cs="Arial"/>
      <w:sz w:val="20"/>
      <w:szCs w:val="20"/>
    </w:rPr>
  </w:style>
  <w:style w:type="paragraph" w:customStyle="1" w:styleId="CTableH1Black">
    <w:name w:val="C Table H1 (Black)"/>
    <w:basedOn w:val="CTableHeading2"/>
    <w:link w:val="CTableH1BlackChar"/>
    <w:qFormat/>
    <w:rsid w:val="001F7458"/>
    <w:rPr>
      <w:sz w:val="20"/>
      <w:szCs w:val="20"/>
    </w:rPr>
  </w:style>
  <w:style w:type="character" w:customStyle="1" w:styleId="CTableH1BlackChar">
    <w:name w:val="C Table H1 (Black) Char"/>
    <w:basedOn w:val="CTableHeading2Char"/>
    <w:link w:val="CTableH1Black"/>
    <w:rsid w:val="001F7458"/>
    <w:rPr>
      <w:rFonts w:ascii="Arial" w:eastAsia="Arial" w:hAnsi="Arial" w:cs="Arial"/>
      <w:b/>
      <w:color w:val="1E1E1E" w:themeColor="background2"/>
      <w:sz w:val="20"/>
      <w:szCs w:val="20"/>
    </w:rPr>
  </w:style>
  <w:style w:type="paragraph" w:customStyle="1" w:styleId="Captions">
    <w:name w:val="Captions"/>
    <w:basedOn w:val="ABodyText"/>
    <w:link w:val="CaptionsChar"/>
    <w:qFormat/>
    <w:rsid w:val="001F7458"/>
    <w:pPr>
      <w:spacing w:before="120" w:after="120" w:line="288" w:lineRule="auto"/>
    </w:pPr>
    <w:rPr>
      <w:i/>
      <w:iCs/>
      <w:color w:val="0083FF" w:themeColor="accent3"/>
      <w:spacing w:val="-1"/>
      <w:sz w:val="17"/>
      <w:szCs w:val="17"/>
    </w:rPr>
  </w:style>
  <w:style w:type="character" w:customStyle="1" w:styleId="CaptionsChar">
    <w:name w:val="Captions Char"/>
    <w:basedOn w:val="ABodyTextChar"/>
    <w:link w:val="Captions"/>
    <w:rsid w:val="001F7458"/>
    <w:rPr>
      <w:rFonts w:ascii="Arial" w:eastAsia="Arial" w:hAnsi="Arial" w:cs="Arial"/>
      <w:i/>
      <w:iCs/>
      <w:noProof/>
      <w:color w:val="0083FF" w:themeColor="accent3"/>
      <w:spacing w:val="-1"/>
      <w:sz w:val="17"/>
      <w:szCs w:val="17"/>
      <w:lang w:eastAsia="en-AU"/>
    </w:rPr>
  </w:style>
  <w:style w:type="paragraph" w:customStyle="1" w:styleId="Table">
    <w:name w:val="Table"/>
    <w:link w:val="TableChar"/>
    <w:qFormat/>
    <w:rsid w:val="001F7458"/>
    <w:pPr>
      <w:spacing w:before="60" w:after="60" w:line="240" w:lineRule="auto"/>
    </w:pPr>
    <w:rPr>
      <w:rFonts w:ascii="Arial" w:eastAsia="Arial" w:hAnsi="Arial" w:cs="Arial"/>
      <w:noProof/>
      <w:sz w:val="16"/>
      <w:szCs w:val="16"/>
    </w:rPr>
  </w:style>
  <w:style w:type="character" w:customStyle="1" w:styleId="TableChar">
    <w:name w:val="Table Char"/>
    <w:basedOn w:val="CTableTextChar"/>
    <w:link w:val="Table"/>
    <w:rsid w:val="001F7458"/>
    <w:rPr>
      <w:rFonts w:ascii="Arial" w:eastAsia="Arial" w:hAnsi="Arial" w:cs="Arial"/>
      <w:noProof/>
      <w:sz w:val="16"/>
      <w:szCs w:val="16"/>
    </w:rPr>
  </w:style>
  <w:style w:type="character" w:customStyle="1" w:styleId="Heading5Char">
    <w:name w:val="Heading 5 Char"/>
    <w:basedOn w:val="DefaultParagraphFont"/>
    <w:link w:val="Heading5"/>
    <w:rsid w:val="001F7458"/>
    <w:rPr>
      <w:rFonts w:asciiTheme="majorHAnsi" w:eastAsiaTheme="majorEastAsia" w:hAnsiTheme="majorHAnsi" w:cstheme="majorBidi"/>
      <w:color w:val="11A774" w:themeColor="accent1" w:themeShade="BF"/>
    </w:rPr>
  </w:style>
  <w:style w:type="character" w:customStyle="1" w:styleId="Heading6Char">
    <w:name w:val="Heading 6 Char"/>
    <w:basedOn w:val="DefaultParagraphFont"/>
    <w:link w:val="Heading6"/>
    <w:rsid w:val="001F7458"/>
    <w:rPr>
      <w:rFonts w:asciiTheme="majorHAnsi" w:eastAsiaTheme="majorEastAsia" w:hAnsiTheme="majorHAnsi" w:cstheme="majorBidi"/>
      <w:color w:val="0B6F4D" w:themeColor="accent1" w:themeShade="7F"/>
    </w:rPr>
  </w:style>
  <w:style w:type="character" w:customStyle="1" w:styleId="Heading7Char">
    <w:name w:val="Heading 7 Char"/>
    <w:basedOn w:val="DefaultParagraphFont"/>
    <w:link w:val="Heading7"/>
    <w:uiPriority w:val="1"/>
    <w:rsid w:val="001F7458"/>
    <w:rPr>
      <w:rFonts w:asciiTheme="majorHAnsi" w:eastAsiaTheme="majorEastAsia" w:hAnsiTheme="majorHAnsi" w:cstheme="majorBidi"/>
      <w:i/>
      <w:iCs/>
      <w:color w:val="0B6F4D" w:themeColor="accent1" w:themeShade="7F"/>
    </w:rPr>
  </w:style>
  <w:style w:type="character" w:customStyle="1" w:styleId="Heading8Char">
    <w:name w:val="Heading 8 Char"/>
    <w:basedOn w:val="DefaultParagraphFont"/>
    <w:link w:val="Heading8"/>
    <w:uiPriority w:val="1"/>
    <w:rsid w:val="001F7458"/>
    <w:rPr>
      <w:rFonts w:asciiTheme="majorHAnsi" w:eastAsiaTheme="majorEastAsia" w:hAnsiTheme="majorHAnsi" w:cstheme="majorBidi"/>
      <w:color w:val="404040" w:themeColor="text1" w:themeTint="D8"/>
      <w:sz w:val="21"/>
      <w:szCs w:val="21"/>
    </w:rPr>
  </w:style>
  <w:style w:type="character" w:customStyle="1" w:styleId="Heading9Char">
    <w:name w:val="Heading 9 Char"/>
    <w:aliases w:val="APP. Char"/>
    <w:basedOn w:val="DefaultParagraphFont"/>
    <w:link w:val="Heading9"/>
    <w:rsid w:val="001F7458"/>
    <w:rPr>
      <w:rFonts w:asciiTheme="majorHAnsi" w:eastAsiaTheme="majorEastAsia" w:hAnsiTheme="majorHAnsi" w:cstheme="majorBidi"/>
      <w:i/>
      <w:iCs/>
      <w:color w:val="404040" w:themeColor="text1" w:themeTint="D8"/>
      <w:sz w:val="21"/>
      <w:szCs w:val="21"/>
    </w:rPr>
  </w:style>
  <w:style w:type="paragraph" w:styleId="NoSpacing">
    <w:name w:val="No Spacing"/>
    <w:link w:val="NoSpacingChar"/>
    <w:uiPriority w:val="1"/>
    <w:qFormat/>
    <w:rsid w:val="001F745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F7458"/>
    <w:rPr>
      <w:rFonts w:eastAsiaTheme="minorEastAsia"/>
      <w:lang w:val="en-US"/>
    </w:rPr>
  </w:style>
  <w:style w:type="character" w:styleId="UnresolvedMention">
    <w:name w:val="Unresolved Mention"/>
    <w:basedOn w:val="DefaultParagraphFont"/>
    <w:uiPriority w:val="99"/>
    <w:unhideWhenUsed/>
    <w:rsid w:val="00F55FB3"/>
    <w:rPr>
      <w:color w:val="605E5C"/>
      <w:shd w:val="clear" w:color="auto" w:fill="E1DFDD"/>
    </w:rPr>
  </w:style>
  <w:style w:type="table" w:styleId="GridTable5Dark-Accent2">
    <w:name w:val="Grid Table 5 Dark Accent 2"/>
    <w:basedOn w:val="TableNormal"/>
    <w:uiPriority w:val="50"/>
    <w:rsid w:val="00952C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F2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C0F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C0F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C0F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C0FF" w:themeFill="accent2"/>
      </w:tcPr>
    </w:tblStylePr>
    <w:tblStylePr w:type="band1Vert">
      <w:tblPr/>
      <w:tcPr>
        <w:shd w:val="clear" w:color="auto" w:fill="99E5FF" w:themeFill="accent2" w:themeFillTint="66"/>
      </w:tcPr>
    </w:tblStylePr>
    <w:tblStylePr w:type="band1Horz">
      <w:tblPr/>
      <w:tcPr>
        <w:shd w:val="clear" w:color="auto" w:fill="99E5FF" w:themeFill="accent2" w:themeFillTint="66"/>
      </w:tcPr>
    </w:tblStylePr>
  </w:style>
  <w:style w:type="character" w:styleId="FollowedHyperlink">
    <w:name w:val="FollowedHyperlink"/>
    <w:basedOn w:val="DefaultParagraphFont"/>
    <w:uiPriority w:val="99"/>
    <w:semiHidden/>
    <w:unhideWhenUsed/>
    <w:rsid w:val="00711ED0"/>
    <w:rPr>
      <w:color w:val="7030A0" w:themeColor="followedHyperlink"/>
      <w:u w:val="single"/>
    </w:rPr>
  </w:style>
  <w:style w:type="table" w:styleId="ListTable7Colorful-Accent2">
    <w:name w:val="List Table 7 Colorful Accent 2"/>
    <w:basedOn w:val="TableNormal"/>
    <w:uiPriority w:val="52"/>
    <w:rsid w:val="00C44459"/>
    <w:pPr>
      <w:spacing w:after="0" w:line="240" w:lineRule="auto"/>
    </w:pPr>
    <w:rPr>
      <w:color w:val="008FB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C0F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C0F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C0F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C0FF" w:themeColor="accent2"/>
        </w:tcBorders>
        <w:shd w:val="clear" w:color="auto" w:fill="FFFFFF" w:themeFill="background1"/>
      </w:tcPr>
    </w:tblStylePr>
    <w:tblStylePr w:type="band1Vert">
      <w:tblPr/>
      <w:tcPr>
        <w:shd w:val="clear" w:color="auto" w:fill="CCF2FF" w:themeFill="accent2" w:themeFillTint="33"/>
      </w:tcPr>
    </w:tblStylePr>
    <w:tblStylePr w:type="band1Horz">
      <w:tblPr/>
      <w:tcPr>
        <w:shd w:val="clear" w:color="auto" w:fill="CCF2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aliases w:val="Part Char,h1 Char,Attribute Heading 1 Char,No numbers Char,Chapter Headline Char,H1 Char,Section Heading Char,Head1 Char,Heading apps Char,Level 1 Char,L1 Char,rp_Heading 1 Char,Bold 18 Char,Heading Char,1. Char,Topic Heading 1 Char"/>
    <w:basedOn w:val="DefaultParagraphFont"/>
    <w:link w:val="Heading1"/>
    <w:uiPriority w:val="9"/>
    <w:rsid w:val="00446896"/>
    <w:rPr>
      <w:rFonts w:ascii="Arial" w:eastAsiaTheme="minorEastAsia" w:hAnsi="Arial" w:cs="Arial"/>
      <w:b/>
      <w:caps/>
      <w:kern w:val="32"/>
      <w:sz w:val="28"/>
      <w:szCs w:val="32"/>
      <w:lang w:eastAsia="en-AU"/>
    </w:rPr>
  </w:style>
  <w:style w:type="character" w:customStyle="1" w:styleId="Heading2Char">
    <w:name w:val="Heading 2 Char"/>
    <w:aliases w:val="H2 Char,h2 Char,(Alt+2) Char,(Alt+2)1 Char,(Alt+2)2 Char,Subhead A Char,H21 Char,H22 Char,H23 Char,H211 Char,H221 Char,Überschrift 2 Char Char,Heading 2 Hidden Char,Heading + Dark Blue Char,Before:  12 pt Char,After: ... Char"/>
    <w:basedOn w:val="DefaultParagraphFont"/>
    <w:link w:val="Heading2"/>
    <w:uiPriority w:val="9"/>
    <w:rsid w:val="00446896"/>
    <w:rPr>
      <w:rFonts w:ascii="Arial" w:eastAsiaTheme="minorEastAsia" w:hAnsi="Arial" w:cs="Arial"/>
      <w:b/>
      <w:iCs/>
      <w:sz w:val="24"/>
      <w:szCs w:val="28"/>
      <w:lang w:eastAsia="en-AU"/>
    </w:rPr>
  </w:style>
  <w:style w:type="character" w:customStyle="1" w:styleId="Heading3Char">
    <w:name w:val="Heading 3 Char"/>
    <w:basedOn w:val="DefaultParagraphFont"/>
    <w:link w:val="Heading3"/>
    <w:uiPriority w:val="9"/>
    <w:rsid w:val="00446896"/>
    <w:rPr>
      <w:rFonts w:ascii="Arial" w:eastAsiaTheme="minorEastAsia" w:hAnsi="Arial" w:cs="Arial"/>
      <w:b/>
      <w:bCs/>
      <w:color w:val="000000"/>
      <w:sz w:val="24"/>
      <w:lang w:eastAsia="en-AU"/>
    </w:rPr>
  </w:style>
  <w:style w:type="character" w:customStyle="1" w:styleId="Heading4Char">
    <w:name w:val="Heading 4 Char"/>
    <w:aliases w:val="(Strg+4) Char"/>
    <w:basedOn w:val="DefaultParagraphFont"/>
    <w:link w:val="Heading4"/>
    <w:uiPriority w:val="9"/>
    <w:rsid w:val="00446896"/>
    <w:rPr>
      <w:rFonts w:ascii="Arial" w:eastAsiaTheme="minorEastAsia" w:hAnsi="Arial" w:cs="SimSun"/>
      <w:b/>
      <w:szCs w:val="28"/>
      <w:lang w:eastAsia="en-AU"/>
    </w:rPr>
  </w:style>
  <w:style w:type="paragraph" w:styleId="BodyText">
    <w:name w:val="Body Text"/>
    <w:basedOn w:val="Normal"/>
    <w:link w:val="BodyTextChar"/>
    <w:uiPriority w:val="99"/>
    <w:semiHidden/>
    <w:rsid w:val="00446896"/>
    <w:pPr>
      <w:numPr>
        <w:numId w:val="28"/>
      </w:numPr>
      <w:tabs>
        <w:tab w:val="left" w:pos="1962"/>
        <w:tab w:val="left" w:pos="1964"/>
        <w:tab w:val="center" w:pos="4513"/>
      </w:tabs>
      <w:spacing w:before="40" w:after="120"/>
      <w:ind w:left="0" w:firstLine="0"/>
      <w:jc w:val="both"/>
    </w:pPr>
    <w:rPr>
      <w:rFonts w:ascii="Arial" w:eastAsiaTheme="minorEastAsia" w:hAnsi="Arial" w:cs="SimSun"/>
      <w:bCs/>
      <w:snapToGrid w:val="0"/>
      <w:szCs w:val="20"/>
      <w:lang w:val="en-US" w:eastAsia="en-AU"/>
    </w:rPr>
  </w:style>
  <w:style w:type="character" w:customStyle="1" w:styleId="BodyTextChar">
    <w:name w:val="Body Text Char"/>
    <w:basedOn w:val="DefaultParagraphFont"/>
    <w:link w:val="BodyText"/>
    <w:uiPriority w:val="99"/>
    <w:semiHidden/>
    <w:rsid w:val="00446896"/>
    <w:rPr>
      <w:rFonts w:ascii="Arial" w:eastAsiaTheme="minorEastAsia" w:hAnsi="Arial" w:cs="SimSun"/>
      <w:bCs/>
      <w:snapToGrid w:val="0"/>
      <w:szCs w:val="20"/>
      <w:lang w:val="en-US" w:eastAsia="en-AU"/>
    </w:rPr>
  </w:style>
  <w:style w:type="numbering" w:styleId="111111">
    <w:name w:val="Outline List 2"/>
    <w:basedOn w:val="NoList"/>
    <w:semiHidden/>
    <w:rsid w:val="00446896"/>
    <w:pPr>
      <w:numPr>
        <w:numId w:val="38"/>
      </w:numPr>
    </w:pPr>
  </w:style>
  <w:style w:type="numbering" w:styleId="1ai">
    <w:name w:val="Outline List 1"/>
    <w:basedOn w:val="NoList"/>
    <w:semiHidden/>
    <w:rsid w:val="00446896"/>
    <w:pPr>
      <w:numPr>
        <w:numId w:val="25"/>
      </w:numPr>
    </w:pPr>
  </w:style>
  <w:style w:type="numbering" w:styleId="ArticleSection">
    <w:name w:val="Outline List 3"/>
    <w:basedOn w:val="NoList"/>
    <w:semiHidden/>
    <w:rsid w:val="00446896"/>
    <w:pPr>
      <w:numPr>
        <w:numId w:val="46"/>
      </w:numPr>
    </w:pPr>
  </w:style>
  <w:style w:type="paragraph" w:styleId="BlockText">
    <w:name w:val="Block Text"/>
    <w:basedOn w:val="Normal"/>
    <w:semiHidden/>
    <w:rsid w:val="00446896"/>
    <w:pPr>
      <w:tabs>
        <w:tab w:val="left" w:pos="1962"/>
        <w:tab w:val="left" w:pos="1964"/>
        <w:tab w:val="center" w:pos="4513"/>
      </w:tabs>
      <w:spacing w:before="40" w:after="120"/>
      <w:ind w:left="1440" w:right="1440"/>
      <w:jc w:val="both"/>
    </w:pPr>
    <w:rPr>
      <w:rFonts w:ascii="Arial" w:eastAsiaTheme="minorEastAsia" w:hAnsi="Arial" w:cs="SimSun"/>
      <w:bCs/>
      <w:szCs w:val="20"/>
      <w:lang w:eastAsia="en-AU"/>
    </w:rPr>
  </w:style>
  <w:style w:type="paragraph" w:styleId="BodyText2">
    <w:name w:val="Body Text 2"/>
    <w:basedOn w:val="Normal"/>
    <w:link w:val="BodyText2Char"/>
    <w:semiHidden/>
    <w:rsid w:val="00446896"/>
    <w:pPr>
      <w:tabs>
        <w:tab w:val="left" w:pos="1962"/>
        <w:tab w:val="left" w:pos="1964"/>
        <w:tab w:val="center" w:pos="4513"/>
      </w:tabs>
      <w:spacing w:before="40" w:after="120" w:line="480" w:lineRule="auto"/>
      <w:jc w:val="both"/>
    </w:pPr>
    <w:rPr>
      <w:rFonts w:ascii="Arial" w:eastAsiaTheme="minorEastAsia" w:hAnsi="Arial" w:cs="SimSun"/>
      <w:bCs/>
      <w:szCs w:val="20"/>
      <w:lang w:eastAsia="en-AU"/>
    </w:rPr>
  </w:style>
  <w:style w:type="character" w:customStyle="1" w:styleId="BodyText2Char">
    <w:name w:val="Body Text 2 Char"/>
    <w:basedOn w:val="DefaultParagraphFont"/>
    <w:link w:val="BodyText2"/>
    <w:semiHidden/>
    <w:rsid w:val="00446896"/>
    <w:rPr>
      <w:rFonts w:ascii="Arial" w:eastAsiaTheme="minorEastAsia" w:hAnsi="Arial" w:cs="SimSun"/>
      <w:bCs/>
      <w:szCs w:val="20"/>
      <w:lang w:eastAsia="en-AU"/>
    </w:rPr>
  </w:style>
  <w:style w:type="paragraph" w:styleId="BodyText3">
    <w:name w:val="Body Text 3"/>
    <w:basedOn w:val="Normal"/>
    <w:link w:val="BodyText3Char"/>
    <w:semiHidden/>
    <w:rsid w:val="00446896"/>
    <w:pPr>
      <w:tabs>
        <w:tab w:val="left" w:pos="1962"/>
        <w:tab w:val="left" w:pos="1964"/>
        <w:tab w:val="center" w:pos="4513"/>
      </w:tabs>
      <w:spacing w:before="40" w:after="120"/>
      <w:jc w:val="both"/>
    </w:pPr>
    <w:rPr>
      <w:rFonts w:ascii="Arial" w:eastAsiaTheme="minorEastAsia" w:hAnsi="Arial" w:cs="SimSun"/>
      <w:bCs/>
      <w:sz w:val="16"/>
      <w:szCs w:val="16"/>
      <w:lang w:eastAsia="en-AU"/>
    </w:rPr>
  </w:style>
  <w:style w:type="character" w:customStyle="1" w:styleId="BodyText3Char">
    <w:name w:val="Body Text 3 Char"/>
    <w:basedOn w:val="DefaultParagraphFont"/>
    <w:link w:val="BodyText3"/>
    <w:semiHidden/>
    <w:rsid w:val="00446896"/>
    <w:rPr>
      <w:rFonts w:ascii="Arial" w:eastAsiaTheme="minorEastAsia" w:hAnsi="Arial" w:cs="SimSun"/>
      <w:bCs/>
      <w:sz w:val="16"/>
      <w:szCs w:val="16"/>
      <w:lang w:eastAsia="en-AU"/>
    </w:rPr>
  </w:style>
  <w:style w:type="paragraph" w:styleId="BodyTextFirstIndent">
    <w:name w:val="Body Text First Indent"/>
    <w:basedOn w:val="BodyText"/>
    <w:link w:val="BodyTextFirstIndentChar"/>
    <w:semiHidden/>
    <w:rsid w:val="00446896"/>
    <w:pPr>
      <w:ind w:firstLine="210"/>
      <w:jc w:val="left"/>
    </w:pPr>
    <w:rPr>
      <w:snapToGrid/>
      <w:lang w:val="en-AU"/>
    </w:rPr>
  </w:style>
  <w:style w:type="character" w:customStyle="1" w:styleId="BodyTextFirstIndentChar">
    <w:name w:val="Body Text First Indent Char"/>
    <w:basedOn w:val="BodyTextChar"/>
    <w:link w:val="BodyTextFirstIndent"/>
    <w:semiHidden/>
    <w:rsid w:val="00446896"/>
    <w:rPr>
      <w:rFonts w:ascii="Arial" w:eastAsiaTheme="minorEastAsia" w:hAnsi="Arial" w:cs="SimSun"/>
      <w:bCs/>
      <w:snapToGrid/>
      <w:szCs w:val="20"/>
      <w:lang w:val="en-US" w:eastAsia="en-AU"/>
    </w:rPr>
  </w:style>
  <w:style w:type="paragraph" w:styleId="BodyTextIndent">
    <w:name w:val="Body Text Indent"/>
    <w:basedOn w:val="Normal"/>
    <w:link w:val="BodyTextIndentChar"/>
    <w:semiHidden/>
    <w:rsid w:val="00446896"/>
    <w:pPr>
      <w:tabs>
        <w:tab w:val="left" w:pos="1962"/>
        <w:tab w:val="left" w:pos="1964"/>
        <w:tab w:val="center" w:pos="4513"/>
      </w:tabs>
      <w:spacing w:before="40" w:after="120"/>
      <w:ind w:left="283"/>
      <w:jc w:val="both"/>
    </w:pPr>
    <w:rPr>
      <w:rFonts w:ascii="Arial" w:eastAsiaTheme="minorEastAsia" w:hAnsi="Arial" w:cs="SimSun"/>
      <w:bCs/>
      <w:szCs w:val="20"/>
      <w:lang w:eastAsia="en-AU"/>
    </w:rPr>
  </w:style>
  <w:style w:type="character" w:customStyle="1" w:styleId="BodyTextIndentChar">
    <w:name w:val="Body Text Indent Char"/>
    <w:basedOn w:val="DefaultParagraphFont"/>
    <w:link w:val="BodyTextIndent"/>
    <w:semiHidden/>
    <w:rsid w:val="00446896"/>
    <w:rPr>
      <w:rFonts w:ascii="Arial" w:eastAsiaTheme="minorEastAsia" w:hAnsi="Arial" w:cs="SimSun"/>
      <w:bCs/>
      <w:szCs w:val="20"/>
      <w:lang w:eastAsia="en-AU"/>
    </w:rPr>
  </w:style>
  <w:style w:type="paragraph" w:styleId="BodyTextFirstIndent2">
    <w:name w:val="Body Text First Indent 2"/>
    <w:basedOn w:val="BodyTextIndent"/>
    <w:link w:val="BodyTextFirstIndent2Char"/>
    <w:semiHidden/>
    <w:rsid w:val="00446896"/>
    <w:pPr>
      <w:ind w:firstLine="210"/>
    </w:pPr>
  </w:style>
  <w:style w:type="character" w:customStyle="1" w:styleId="BodyTextFirstIndent2Char">
    <w:name w:val="Body Text First Indent 2 Char"/>
    <w:basedOn w:val="BodyTextIndentChar"/>
    <w:link w:val="BodyTextFirstIndent2"/>
    <w:semiHidden/>
    <w:rsid w:val="00446896"/>
    <w:rPr>
      <w:rFonts w:ascii="Arial" w:eastAsiaTheme="minorEastAsia" w:hAnsi="Arial" w:cs="SimSun"/>
      <w:bCs/>
      <w:szCs w:val="20"/>
      <w:lang w:eastAsia="en-AU"/>
    </w:rPr>
  </w:style>
  <w:style w:type="paragraph" w:styleId="BodyTextIndent2">
    <w:name w:val="Body Text Indent 2"/>
    <w:basedOn w:val="Normal"/>
    <w:link w:val="BodyTextIndent2Char"/>
    <w:semiHidden/>
    <w:rsid w:val="00446896"/>
    <w:pPr>
      <w:tabs>
        <w:tab w:val="left" w:pos="1962"/>
        <w:tab w:val="left" w:pos="1964"/>
        <w:tab w:val="center" w:pos="4513"/>
      </w:tabs>
      <w:spacing w:before="40" w:after="120" w:line="480" w:lineRule="auto"/>
      <w:ind w:left="283"/>
      <w:jc w:val="both"/>
    </w:pPr>
    <w:rPr>
      <w:rFonts w:ascii="Arial" w:eastAsiaTheme="minorEastAsia" w:hAnsi="Arial" w:cs="SimSun"/>
      <w:bCs/>
      <w:szCs w:val="20"/>
      <w:lang w:eastAsia="en-AU"/>
    </w:rPr>
  </w:style>
  <w:style w:type="character" w:customStyle="1" w:styleId="BodyTextIndent2Char">
    <w:name w:val="Body Text Indent 2 Char"/>
    <w:basedOn w:val="DefaultParagraphFont"/>
    <w:link w:val="BodyTextIndent2"/>
    <w:semiHidden/>
    <w:rsid w:val="00446896"/>
    <w:rPr>
      <w:rFonts w:ascii="Arial" w:eastAsiaTheme="minorEastAsia" w:hAnsi="Arial" w:cs="SimSun"/>
      <w:bCs/>
      <w:szCs w:val="20"/>
      <w:lang w:eastAsia="en-AU"/>
    </w:rPr>
  </w:style>
  <w:style w:type="paragraph" w:styleId="BodyTextIndent3">
    <w:name w:val="Body Text Indent 3"/>
    <w:basedOn w:val="Normal"/>
    <w:link w:val="BodyTextIndent3Char"/>
    <w:semiHidden/>
    <w:rsid w:val="00446896"/>
    <w:pPr>
      <w:tabs>
        <w:tab w:val="left" w:pos="1962"/>
        <w:tab w:val="left" w:pos="1964"/>
        <w:tab w:val="center" w:pos="4513"/>
      </w:tabs>
      <w:spacing w:before="40" w:after="120"/>
      <w:ind w:left="283"/>
      <w:jc w:val="both"/>
    </w:pPr>
    <w:rPr>
      <w:rFonts w:ascii="Arial" w:eastAsiaTheme="minorEastAsia" w:hAnsi="Arial" w:cs="SimSun"/>
      <w:bCs/>
      <w:sz w:val="16"/>
      <w:szCs w:val="16"/>
      <w:lang w:eastAsia="en-AU"/>
    </w:rPr>
  </w:style>
  <w:style w:type="character" w:customStyle="1" w:styleId="BodyTextIndent3Char">
    <w:name w:val="Body Text Indent 3 Char"/>
    <w:basedOn w:val="DefaultParagraphFont"/>
    <w:link w:val="BodyTextIndent3"/>
    <w:semiHidden/>
    <w:rsid w:val="00446896"/>
    <w:rPr>
      <w:rFonts w:ascii="Arial" w:eastAsiaTheme="minorEastAsia" w:hAnsi="Arial" w:cs="SimSun"/>
      <w:bCs/>
      <w:sz w:val="16"/>
      <w:szCs w:val="16"/>
      <w:lang w:eastAsia="en-AU"/>
    </w:rPr>
  </w:style>
  <w:style w:type="paragraph" w:styleId="Closing">
    <w:name w:val="Closing"/>
    <w:basedOn w:val="Normal"/>
    <w:link w:val="ClosingChar"/>
    <w:semiHidden/>
    <w:rsid w:val="00446896"/>
    <w:pPr>
      <w:tabs>
        <w:tab w:val="left" w:pos="1962"/>
        <w:tab w:val="left" w:pos="1964"/>
        <w:tab w:val="center" w:pos="4513"/>
      </w:tabs>
      <w:spacing w:before="40" w:after="120"/>
      <w:ind w:left="4252"/>
      <w:jc w:val="both"/>
    </w:pPr>
    <w:rPr>
      <w:rFonts w:ascii="Arial" w:eastAsiaTheme="minorEastAsia" w:hAnsi="Arial" w:cs="SimSun"/>
      <w:bCs/>
      <w:szCs w:val="20"/>
      <w:lang w:eastAsia="en-AU"/>
    </w:rPr>
  </w:style>
  <w:style w:type="character" w:customStyle="1" w:styleId="ClosingChar">
    <w:name w:val="Closing Char"/>
    <w:basedOn w:val="DefaultParagraphFont"/>
    <w:link w:val="Closing"/>
    <w:semiHidden/>
    <w:rsid w:val="00446896"/>
    <w:rPr>
      <w:rFonts w:ascii="Arial" w:eastAsiaTheme="minorEastAsia" w:hAnsi="Arial" w:cs="SimSun"/>
      <w:bCs/>
      <w:szCs w:val="20"/>
      <w:lang w:eastAsia="en-AU"/>
    </w:rPr>
  </w:style>
  <w:style w:type="paragraph" w:styleId="Date">
    <w:name w:val="Date"/>
    <w:basedOn w:val="Normal"/>
    <w:next w:val="Normal"/>
    <w:link w:val="DateChar"/>
    <w:semiHidden/>
    <w:rsid w:val="00446896"/>
    <w:pPr>
      <w:tabs>
        <w:tab w:val="left" w:pos="1962"/>
        <w:tab w:val="left" w:pos="1964"/>
        <w:tab w:val="center" w:pos="4513"/>
      </w:tabs>
      <w:spacing w:before="40" w:after="120"/>
      <w:jc w:val="both"/>
    </w:pPr>
    <w:rPr>
      <w:rFonts w:ascii="Arial" w:eastAsiaTheme="minorEastAsia" w:hAnsi="Arial" w:cs="SimSun"/>
      <w:bCs/>
      <w:szCs w:val="20"/>
      <w:lang w:eastAsia="en-AU"/>
    </w:rPr>
  </w:style>
  <w:style w:type="character" w:customStyle="1" w:styleId="DateChar">
    <w:name w:val="Date Char"/>
    <w:basedOn w:val="DefaultParagraphFont"/>
    <w:link w:val="Date"/>
    <w:semiHidden/>
    <w:rsid w:val="00446896"/>
    <w:rPr>
      <w:rFonts w:ascii="Arial" w:eastAsiaTheme="minorEastAsia" w:hAnsi="Arial" w:cs="SimSun"/>
      <w:bCs/>
      <w:szCs w:val="20"/>
      <w:lang w:eastAsia="en-AU"/>
    </w:rPr>
  </w:style>
  <w:style w:type="paragraph" w:styleId="E-mailSignature">
    <w:name w:val="E-mail Signature"/>
    <w:basedOn w:val="Normal"/>
    <w:link w:val="E-mailSignatureChar"/>
    <w:semiHidden/>
    <w:rsid w:val="00446896"/>
    <w:pPr>
      <w:tabs>
        <w:tab w:val="left" w:pos="1962"/>
        <w:tab w:val="left" w:pos="1964"/>
        <w:tab w:val="center" w:pos="4513"/>
      </w:tabs>
      <w:spacing w:before="40" w:after="120"/>
      <w:jc w:val="both"/>
    </w:pPr>
    <w:rPr>
      <w:rFonts w:ascii="Arial" w:eastAsiaTheme="minorEastAsia" w:hAnsi="Arial" w:cs="SimSun"/>
      <w:bCs/>
      <w:szCs w:val="20"/>
      <w:lang w:eastAsia="en-AU"/>
    </w:rPr>
  </w:style>
  <w:style w:type="character" w:customStyle="1" w:styleId="E-mailSignatureChar">
    <w:name w:val="E-mail Signature Char"/>
    <w:basedOn w:val="DefaultParagraphFont"/>
    <w:link w:val="E-mailSignature"/>
    <w:semiHidden/>
    <w:rsid w:val="00446896"/>
    <w:rPr>
      <w:rFonts w:ascii="Arial" w:eastAsiaTheme="minorEastAsia" w:hAnsi="Arial" w:cs="SimSun"/>
      <w:bCs/>
      <w:szCs w:val="20"/>
      <w:lang w:eastAsia="en-AU"/>
    </w:rPr>
  </w:style>
  <w:style w:type="character" w:styleId="Emphasis">
    <w:name w:val="Emphasis"/>
    <w:qFormat/>
    <w:rsid w:val="00446896"/>
    <w:rPr>
      <w:i/>
      <w:iCs/>
    </w:rPr>
  </w:style>
  <w:style w:type="paragraph" w:styleId="EnvelopeAddress">
    <w:name w:val="envelope address"/>
    <w:basedOn w:val="Normal"/>
    <w:semiHidden/>
    <w:rsid w:val="00446896"/>
    <w:pPr>
      <w:framePr w:w="7920" w:h="1980" w:hRule="exact" w:hSpace="180" w:wrap="auto" w:hAnchor="page" w:xAlign="center" w:yAlign="bottom"/>
      <w:tabs>
        <w:tab w:val="left" w:pos="1962"/>
        <w:tab w:val="left" w:pos="1964"/>
        <w:tab w:val="center" w:pos="4513"/>
      </w:tabs>
      <w:spacing w:before="40" w:after="120"/>
      <w:ind w:left="2880"/>
      <w:jc w:val="both"/>
    </w:pPr>
    <w:rPr>
      <w:rFonts w:ascii="Arial" w:eastAsiaTheme="minorEastAsia" w:hAnsi="Arial" w:cs="Arial"/>
      <w:bCs/>
      <w:sz w:val="24"/>
      <w:szCs w:val="24"/>
      <w:lang w:eastAsia="en-AU"/>
    </w:rPr>
  </w:style>
  <w:style w:type="paragraph" w:styleId="EnvelopeReturn">
    <w:name w:val="envelope return"/>
    <w:basedOn w:val="Normal"/>
    <w:semiHidden/>
    <w:rsid w:val="00446896"/>
    <w:pPr>
      <w:tabs>
        <w:tab w:val="left" w:pos="1962"/>
        <w:tab w:val="left" w:pos="1964"/>
        <w:tab w:val="center" w:pos="4513"/>
      </w:tabs>
      <w:spacing w:before="40" w:after="120"/>
      <w:jc w:val="both"/>
    </w:pPr>
    <w:rPr>
      <w:rFonts w:ascii="Arial" w:eastAsiaTheme="minorEastAsia" w:hAnsi="Arial" w:cs="Arial"/>
      <w:bCs/>
      <w:sz w:val="20"/>
      <w:szCs w:val="20"/>
      <w:lang w:eastAsia="en-AU"/>
    </w:rPr>
  </w:style>
  <w:style w:type="character" w:styleId="HTMLAcronym">
    <w:name w:val="HTML Acronym"/>
    <w:basedOn w:val="DefaultParagraphFont"/>
    <w:semiHidden/>
    <w:rsid w:val="00446896"/>
  </w:style>
  <w:style w:type="paragraph" w:styleId="HTMLAddress">
    <w:name w:val="HTML Address"/>
    <w:basedOn w:val="Normal"/>
    <w:link w:val="HTMLAddressChar"/>
    <w:semiHidden/>
    <w:rsid w:val="00446896"/>
    <w:pPr>
      <w:tabs>
        <w:tab w:val="left" w:pos="1962"/>
        <w:tab w:val="left" w:pos="1964"/>
        <w:tab w:val="center" w:pos="4513"/>
      </w:tabs>
      <w:spacing w:before="40" w:after="120"/>
      <w:jc w:val="both"/>
    </w:pPr>
    <w:rPr>
      <w:rFonts w:ascii="Arial" w:eastAsiaTheme="minorEastAsia" w:hAnsi="Arial" w:cs="SimSun"/>
      <w:bCs/>
      <w:i/>
      <w:iCs/>
      <w:szCs w:val="20"/>
      <w:lang w:eastAsia="en-AU"/>
    </w:rPr>
  </w:style>
  <w:style w:type="character" w:customStyle="1" w:styleId="HTMLAddressChar">
    <w:name w:val="HTML Address Char"/>
    <w:basedOn w:val="DefaultParagraphFont"/>
    <w:link w:val="HTMLAddress"/>
    <w:semiHidden/>
    <w:rsid w:val="00446896"/>
    <w:rPr>
      <w:rFonts w:ascii="Arial" w:eastAsiaTheme="minorEastAsia" w:hAnsi="Arial" w:cs="SimSun"/>
      <w:bCs/>
      <w:i/>
      <w:iCs/>
      <w:szCs w:val="20"/>
      <w:lang w:eastAsia="en-AU"/>
    </w:rPr>
  </w:style>
  <w:style w:type="character" w:styleId="HTMLCite">
    <w:name w:val="HTML Cite"/>
    <w:semiHidden/>
    <w:rsid w:val="00446896"/>
    <w:rPr>
      <w:i/>
      <w:iCs/>
    </w:rPr>
  </w:style>
  <w:style w:type="character" w:styleId="HTMLCode">
    <w:name w:val="HTML Code"/>
    <w:semiHidden/>
    <w:rsid w:val="00446896"/>
    <w:rPr>
      <w:rFonts w:ascii="Courier New" w:hAnsi="Courier New" w:cs="Courier New"/>
      <w:sz w:val="20"/>
      <w:szCs w:val="20"/>
    </w:rPr>
  </w:style>
  <w:style w:type="character" w:styleId="HTMLDefinition">
    <w:name w:val="HTML Definition"/>
    <w:semiHidden/>
    <w:rsid w:val="00446896"/>
    <w:rPr>
      <w:i/>
      <w:iCs/>
    </w:rPr>
  </w:style>
  <w:style w:type="character" w:styleId="HTMLKeyboard">
    <w:name w:val="HTML Keyboard"/>
    <w:semiHidden/>
    <w:rsid w:val="00446896"/>
    <w:rPr>
      <w:rFonts w:ascii="Courier New" w:hAnsi="Courier New" w:cs="Courier New"/>
      <w:sz w:val="20"/>
      <w:szCs w:val="20"/>
    </w:rPr>
  </w:style>
  <w:style w:type="paragraph" w:styleId="HTMLPreformatted">
    <w:name w:val="HTML Preformatted"/>
    <w:basedOn w:val="Normal"/>
    <w:link w:val="HTMLPreformattedChar"/>
    <w:semiHidden/>
    <w:rsid w:val="00446896"/>
    <w:pPr>
      <w:tabs>
        <w:tab w:val="left" w:pos="1962"/>
        <w:tab w:val="left" w:pos="1964"/>
        <w:tab w:val="center" w:pos="4513"/>
      </w:tabs>
      <w:spacing w:before="40" w:after="120"/>
      <w:jc w:val="both"/>
    </w:pPr>
    <w:rPr>
      <w:rFonts w:ascii="Courier New" w:eastAsiaTheme="minorEastAsia" w:hAnsi="Courier New" w:cs="Courier New"/>
      <w:bCs/>
      <w:sz w:val="20"/>
      <w:szCs w:val="20"/>
      <w:lang w:eastAsia="en-AU"/>
    </w:rPr>
  </w:style>
  <w:style w:type="character" w:customStyle="1" w:styleId="HTMLPreformattedChar">
    <w:name w:val="HTML Preformatted Char"/>
    <w:basedOn w:val="DefaultParagraphFont"/>
    <w:link w:val="HTMLPreformatted"/>
    <w:semiHidden/>
    <w:rsid w:val="00446896"/>
    <w:rPr>
      <w:rFonts w:ascii="Courier New" w:eastAsiaTheme="minorEastAsia" w:hAnsi="Courier New" w:cs="Courier New"/>
      <w:bCs/>
      <w:sz w:val="20"/>
      <w:szCs w:val="20"/>
      <w:lang w:eastAsia="en-AU"/>
    </w:rPr>
  </w:style>
  <w:style w:type="character" w:styleId="HTMLSample">
    <w:name w:val="HTML Sample"/>
    <w:semiHidden/>
    <w:rsid w:val="00446896"/>
    <w:rPr>
      <w:rFonts w:ascii="Courier New" w:hAnsi="Courier New" w:cs="Courier New"/>
    </w:rPr>
  </w:style>
  <w:style w:type="character" w:styleId="HTMLTypewriter">
    <w:name w:val="HTML Typewriter"/>
    <w:semiHidden/>
    <w:rsid w:val="00446896"/>
    <w:rPr>
      <w:rFonts w:ascii="Courier New" w:hAnsi="Courier New" w:cs="Courier New"/>
      <w:sz w:val="20"/>
      <w:szCs w:val="20"/>
    </w:rPr>
  </w:style>
  <w:style w:type="character" w:styleId="HTMLVariable">
    <w:name w:val="HTML Variable"/>
    <w:semiHidden/>
    <w:rsid w:val="00446896"/>
    <w:rPr>
      <w:i/>
      <w:iCs/>
    </w:rPr>
  </w:style>
  <w:style w:type="character" w:styleId="LineNumber">
    <w:name w:val="line number"/>
    <w:basedOn w:val="DefaultParagraphFont"/>
    <w:semiHidden/>
    <w:rsid w:val="00446896"/>
  </w:style>
  <w:style w:type="paragraph" w:styleId="List">
    <w:name w:val="List"/>
    <w:basedOn w:val="Normal"/>
    <w:semiHidden/>
    <w:qFormat/>
    <w:rsid w:val="00446896"/>
    <w:pPr>
      <w:tabs>
        <w:tab w:val="left" w:pos="1962"/>
        <w:tab w:val="left" w:pos="1964"/>
        <w:tab w:val="center" w:pos="4513"/>
      </w:tabs>
      <w:spacing w:before="40" w:after="120"/>
      <w:ind w:left="283" w:hanging="283"/>
      <w:jc w:val="both"/>
    </w:pPr>
    <w:rPr>
      <w:rFonts w:ascii="Arial" w:eastAsiaTheme="minorEastAsia" w:hAnsi="Arial" w:cs="SimSun"/>
      <w:bCs/>
      <w:szCs w:val="20"/>
      <w:lang w:eastAsia="en-AU"/>
    </w:rPr>
  </w:style>
  <w:style w:type="paragraph" w:styleId="List2">
    <w:name w:val="List 2"/>
    <w:basedOn w:val="Normal"/>
    <w:semiHidden/>
    <w:qFormat/>
    <w:rsid w:val="00446896"/>
    <w:pPr>
      <w:tabs>
        <w:tab w:val="left" w:pos="1962"/>
        <w:tab w:val="left" w:pos="1964"/>
        <w:tab w:val="center" w:pos="4513"/>
      </w:tabs>
      <w:spacing w:before="40" w:after="120"/>
      <w:ind w:left="566" w:hanging="283"/>
      <w:jc w:val="both"/>
    </w:pPr>
    <w:rPr>
      <w:rFonts w:ascii="Arial" w:eastAsiaTheme="minorEastAsia" w:hAnsi="Arial" w:cs="SimSun"/>
      <w:bCs/>
      <w:szCs w:val="20"/>
      <w:lang w:eastAsia="en-AU"/>
    </w:rPr>
  </w:style>
  <w:style w:type="paragraph" w:styleId="List3">
    <w:name w:val="List 3"/>
    <w:basedOn w:val="Normal"/>
    <w:semiHidden/>
    <w:rsid w:val="00446896"/>
    <w:pPr>
      <w:tabs>
        <w:tab w:val="left" w:pos="1962"/>
        <w:tab w:val="left" w:pos="1964"/>
        <w:tab w:val="center" w:pos="4513"/>
      </w:tabs>
      <w:spacing w:before="40" w:after="120"/>
      <w:ind w:left="849" w:hanging="283"/>
      <w:jc w:val="both"/>
    </w:pPr>
    <w:rPr>
      <w:rFonts w:ascii="Arial" w:eastAsiaTheme="minorEastAsia" w:hAnsi="Arial" w:cs="SimSun"/>
      <w:bCs/>
      <w:szCs w:val="20"/>
      <w:lang w:eastAsia="en-AU"/>
    </w:rPr>
  </w:style>
  <w:style w:type="paragraph" w:styleId="List4">
    <w:name w:val="List 4"/>
    <w:basedOn w:val="Normal"/>
    <w:semiHidden/>
    <w:rsid w:val="00446896"/>
    <w:pPr>
      <w:tabs>
        <w:tab w:val="left" w:pos="1962"/>
        <w:tab w:val="left" w:pos="1964"/>
        <w:tab w:val="center" w:pos="4513"/>
      </w:tabs>
      <w:spacing w:before="40" w:after="120"/>
      <w:ind w:left="1132" w:hanging="283"/>
      <w:jc w:val="both"/>
    </w:pPr>
    <w:rPr>
      <w:rFonts w:ascii="Arial" w:eastAsiaTheme="minorEastAsia" w:hAnsi="Arial" w:cs="SimSun"/>
      <w:bCs/>
      <w:szCs w:val="20"/>
      <w:lang w:eastAsia="en-AU"/>
    </w:rPr>
  </w:style>
  <w:style w:type="paragraph" w:styleId="List5">
    <w:name w:val="List 5"/>
    <w:basedOn w:val="Normal"/>
    <w:semiHidden/>
    <w:rsid w:val="00446896"/>
    <w:pPr>
      <w:tabs>
        <w:tab w:val="left" w:pos="1962"/>
        <w:tab w:val="left" w:pos="1964"/>
        <w:tab w:val="center" w:pos="4513"/>
      </w:tabs>
      <w:spacing w:before="40" w:after="120"/>
      <w:ind w:left="1415" w:hanging="283"/>
      <w:jc w:val="both"/>
    </w:pPr>
    <w:rPr>
      <w:rFonts w:ascii="Arial" w:eastAsiaTheme="minorEastAsia" w:hAnsi="Arial" w:cs="SimSun"/>
      <w:bCs/>
      <w:szCs w:val="20"/>
      <w:lang w:eastAsia="en-AU"/>
    </w:rPr>
  </w:style>
  <w:style w:type="paragraph" w:styleId="ListContinue">
    <w:name w:val="List Continue"/>
    <w:basedOn w:val="Normal"/>
    <w:semiHidden/>
    <w:rsid w:val="00446896"/>
    <w:pPr>
      <w:tabs>
        <w:tab w:val="left" w:pos="1962"/>
        <w:tab w:val="left" w:pos="1964"/>
        <w:tab w:val="center" w:pos="4513"/>
      </w:tabs>
      <w:spacing w:before="40" w:after="120"/>
      <w:ind w:left="283"/>
      <w:jc w:val="both"/>
    </w:pPr>
    <w:rPr>
      <w:rFonts w:ascii="Arial" w:eastAsiaTheme="minorEastAsia" w:hAnsi="Arial" w:cs="SimSun"/>
      <w:bCs/>
      <w:szCs w:val="20"/>
      <w:lang w:eastAsia="en-AU"/>
    </w:rPr>
  </w:style>
  <w:style w:type="paragraph" w:styleId="ListContinue2">
    <w:name w:val="List Continue 2"/>
    <w:basedOn w:val="Normal"/>
    <w:semiHidden/>
    <w:rsid w:val="00446896"/>
    <w:pPr>
      <w:tabs>
        <w:tab w:val="left" w:pos="1962"/>
        <w:tab w:val="left" w:pos="1964"/>
        <w:tab w:val="center" w:pos="4513"/>
      </w:tabs>
      <w:spacing w:before="40" w:after="120"/>
      <w:ind w:left="566"/>
      <w:jc w:val="both"/>
    </w:pPr>
    <w:rPr>
      <w:rFonts w:ascii="Arial" w:eastAsiaTheme="minorEastAsia" w:hAnsi="Arial" w:cs="SimSun"/>
      <w:bCs/>
      <w:szCs w:val="20"/>
      <w:lang w:eastAsia="en-AU"/>
    </w:rPr>
  </w:style>
  <w:style w:type="paragraph" w:styleId="ListContinue3">
    <w:name w:val="List Continue 3"/>
    <w:basedOn w:val="Normal"/>
    <w:semiHidden/>
    <w:rsid w:val="00446896"/>
    <w:pPr>
      <w:tabs>
        <w:tab w:val="left" w:pos="1962"/>
        <w:tab w:val="left" w:pos="1964"/>
        <w:tab w:val="center" w:pos="4513"/>
      </w:tabs>
      <w:spacing w:before="40" w:after="120"/>
      <w:ind w:left="849"/>
      <w:jc w:val="both"/>
    </w:pPr>
    <w:rPr>
      <w:rFonts w:ascii="Arial" w:eastAsiaTheme="minorEastAsia" w:hAnsi="Arial" w:cs="SimSun"/>
      <w:bCs/>
      <w:szCs w:val="20"/>
      <w:lang w:eastAsia="en-AU"/>
    </w:rPr>
  </w:style>
  <w:style w:type="paragraph" w:styleId="ListContinue4">
    <w:name w:val="List Continue 4"/>
    <w:basedOn w:val="Normal"/>
    <w:semiHidden/>
    <w:rsid w:val="00446896"/>
    <w:pPr>
      <w:tabs>
        <w:tab w:val="left" w:pos="1962"/>
        <w:tab w:val="left" w:pos="1964"/>
        <w:tab w:val="center" w:pos="4513"/>
      </w:tabs>
      <w:spacing w:before="40" w:after="120"/>
      <w:ind w:left="1132"/>
      <w:jc w:val="both"/>
    </w:pPr>
    <w:rPr>
      <w:rFonts w:ascii="Arial" w:eastAsiaTheme="minorEastAsia" w:hAnsi="Arial" w:cs="SimSun"/>
      <w:bCs/>
      <w:szCs w:val="20"/>
      <w:lang w:eastAsia="en-AU"/>
    </w:rPr>
  </w:style>
  <w:style w:type="paragraph" w:styleId="ListContinue5">
    <w:name w:val="List Continue 5"/>
    <w:basedOn w:val="Normal"/>
    <w:semiHidden/>
    <w:rsid w:val="00446896"/>
    <w:pPr>
      <w:tabs>
        <w:tab w:val="left" w:pos="1962"/>
        <w:tab w:val="left" w:pos="1964"/>
        <w:tab w:val="center" w:pos="4513"/>
      </w:tabs>
      <w:spacing w:before="40" w:after="120"/>
      <w:ind w:left="1415"/>
      <w:jc w:val="both"/>
    </w:pPr>
    <w:rPr>
      <w:rFonts w:ascii="Arial" w:eastAsiaTheme="minorEastAsia" w:hAnsi="Arial" w:cs="SimSun"/>
      <w:bCs/>
      <w:szCs w:val="20"/>
      <w:lang w:eastAsia="en-AU"/>
    </w:rPr>
  </w:style>
  <w:style w:type="paragraph" w:styleId="ListNumber">
    <w:name w:val="List Number"/>
    <w:basedOn w:val="Normal"/>
    <w:link w:val="ListNumberChar"/>
    <w:uiPriority w:val="99"/>
    <w:qFormat/>
    <w:rsid w:val="00446896"/>
    <w:pPr>
      <w:numPr>
        <w:numId w:val="11"/>
      </w:numPr>
      <w:tabs>
        <w:tab w:val="clear" w:pos="360"/>
        <w:tab w:val="left" w:pos="1962"/>
        <w:tab w:val="left" w:pos="1964"/>
        <w:tab w:val="center" w:pos="4513"/>
      </w:tabs>
      <w:spacing w:before="40" w:after="120"/>
      <w:ind w:left="0" w:firstLine="0"/>
      <w:jc w:val="both"/>
    </w:pPr>
    <w:rPr>
      <w:rFonts w:ascii="Arial" w:eastAsiaTheme="minorEastAsia" w:hAnsi="Arial" w:cs="SimSun"/>
      <w:bCs/>
      <w:szCs w:val="20"/>
      <w:lang w:eastAsia="en-AU"/>
    </w:rPr>
  </w:style>
  <w:style w:type="paragraph" w:styleId="ListNumber2">
    <w:name w:val="List Number 2"/>
    <w:basedOn w:val="Normal"/>
    <w:uiPriority w:val="99"/>
    <w:qFormat/>
    <w:rsid w:val="00446896"/>
    <w:pPr>
      <w:numPr>
        <w:numId w:val="12"/>
      </w:numPr>
      <w:tabs>
        <w:tab w:val="clear" w:pos="643"/>
        <w:tab w:val="left" w:pos="1962"/>
        <w:tab w:val="left" w:pos="1964"/>
        <w:tab w:val="center" w:pos="4513"/>
      </w:tabs>
      <w:spacing w:before="40" w:after="120"/>
      <w:ind w:left="0" w:firstLine="0"/>
      <w:jc w:val="both"/>
    </w:pPr>
    <w:rPr>
      <w:rFonts w:ascii="Arial" w:eastAsiaTheme="minorEastAsia" w:hAnsi="Arial" w:cs="SimSun"/>
      <w:bCs/>
      <w:szCs w:val="20"/>
      <w:lang w:eastAsia="en-AU"/>
    </w:rPr>
  </w:style>
  <w:style w:type="paragraph" w:styleId="ListNumber3">
    <w:name w:val="List Number 3"/>
    <w:basedOn w:val="Normal"/>
    <w:rsid w:val="00446896"/>
    <w:pPr>
      <w:numPr>
        <w:numId w:val="13"/>
      </w:numPr>
      <w:tabs>
        <w:tab w:val="clear" w:pos="926"/>
        <w:tab w:val="left" w:pos="1962"/>
        <w:tab w:val="left" w:pos="1964"/>
        <w:tab w:val="center" w:pos="4513"/>
      </w:tabs>
      <w:spacing w:before="40" w:after="120"/>
      <w:ind w:left="0" w:firstLine="0"/>
      <w:jc w:val="both"/>
    </w:pPr>
    <w:rPr>
      <w:rFonts w:ascii="Arial" w:eastAsiaTheme="minorEastAsia" w:hAnsi="Arial" w:cs="SimSun"/>
      <w:bCs/>
      <w:szCs w:val="20"/>
      <w:lang w:eastAsia="en-AU"/>
    </w:rPr>
  </w:style>
  <w:style w:type="paragraph" w:styleId="ListNumber4">
    <w:name w:val="List Number 4"/>
    <w:basedOn w:val="Normal"/>
    <w:semiHidden/>
    <w:rsid w:val="00446896"/>
    <w:pPr>
      <w:numPr>
        <w:numId w:val="14"/>
      </w:numPr>
      <w:tabs>
        <w:tab w:val="clear" w:pos="1209"/>
        <w:tab w:val="left" w:pos="1962"/>
        <w:tab w:val="left" w:pos="1964"/>
        <w:tab w:val="center" w:pos="4513"/>
      </w:tabs>
      <w:spacing w:before="40" w:after="120"/>
      <w:ind w:left="0" w:firstLine="0"/>
      <w:jc w:val="both"/>
    </w:pPr>
    <w:rPr>
      <w:rFonts w:ascii="Arial" w:eastAsiaTheme="minorEastAsia" w:hAnsi="Arial" w:cs="SimSun"/>
      <w:bCs/>
      <w:szCs w:val="20"/>
      <w:lang w:eastAsia="en-AU"/>
    </w:rPr>
  </w:style>
  <w:style w:type="paragraph" w:styleId="ListNumber5">
    <w:name w:val="List Number 5"/>
    <w:basedOn w:val="Normal"/>
    <w:semiHidden/>
    <w:rsid w:val="00446896"/>
    <w:pPr>
      <w:numPr>
        <w:numId w:val="15"/>
      </w:numPr>
      <w:tabs>
        <w:tab w:val="clear" w:pos="1492"/>
        <w:tab w:val="left" w:pos="1962"/>
        <w:tab w:val="left" w:pos="1964"/>
        <w:tab w:val="center" w:pos="4513"/>
      </w:tabs>
      <w:spacing w:before="40" w:after="120"/>
      <w:ind w:left="0" w:firstLine="0"/>
      <w:jc w:val="both"/>
    </w:pPr>
    <w:rPr>
      <w:rFonts w:ascii="Arial" w:eastAsiaTheme="minorEastAsia" w:hAnsi="Arial" w:cs="SimSun"/>
      <w:bCs/>
      <w:szCs w:val="20"/>
      <w:lang w:eastAsia="en-AU"/>
    </w:rPr>
  </w:style>
  <w:style w:type="paragraph" w:styleId="MessageHeader">
    <w:name w:val="Message Header"/>
    <w:basedOn w:val="Normal"/>
    <w:link w:val="MessageHeaderChar"/>
    <w:semiHidden/>
    <w:rsid w:val="00446896"/>
    <w:pPr>
      <w:numPr>
        <w:numId w:val="27"/>
      </w:numPr>
      <w:pBdr>
        <w:top w:val="single" w:sz="6" w:space="1" w:color="auto"/>
        <w:left w:val="single" w:sz="6" w:space="1" w:color="auto"/>
        <w:bottom w:val="single" w:sz="6" w:space="1" w:color="auto"/>
        <w:right w:val="single" w:sz="6" w:space="1" w:color="auto"/>
      </w:pBdr>
      <w:shd w:val="pct20" w:color="auto" w:fill="auto"/>
      <w:tabs>
        <w:tab w:val="clear" w:pos="360"/>
        <w:tab w:val="left" w:pos="1962"/>
        <w:tab w:val="left" w:pos="1964"/>
        <w:tab w:val="center" w:pos="4513"/>
      </w:tabs>
      <w:spacing w:before="40" w:after="120"/>
      <w:ind w:left="0" w:firstLine="0"/>
      <w:jc w:val="both"/>
    </w:pPr>
    <w:rPr>
      <w:rFonts w:ascii="Arial" w:eastAsiaTheme="minorEastAsia" w:hAnsi="Arial" w:cs="Arial"/>
      <w:bCs/>
      <w:sz w:val="24"/>
      <w:szCs w:val="24"/>
      <w:lang w:eastAsia="en-AU"/>
    </w:rPr>
  </w:style>
  <w:style w:type="character" w:customStyle="1" w:styleId="MessageHeaderChar">
    <w:name w:val="Message Header Char"/>
    <w:basedOn w:val="DefaultParagraphFont"/>
    <w:link w:val="MessageHeader"/>
    <w:semiHidden/>
    <w:rsid w:val="00446896"/>
    <w:rPr>
      <w:rFonts w:ascii="Arial" w:eastAsiaTheme="minorEastAsia" w:hAnsi="Arial" w:cs="Arial"/>
      <w:bCs/>
      <w:sz w:val="24"/>
      <w:szCs w:val="24"/>
      <w:shd w:val="pct20" w:color="auto" w:fill="auto"/>
      <w:lang w:eastAsia="en-AU"/>
    </w:rPr>
  </w:style>
  <w:style w:type="paragraph" w:styleId="PlainText">
    <w:name w:val="Plain Text"/>
    <w:basedOn w:val="Normal"/>
    <w:link w:val="PlainTextChar"/>
    <w:semiHidden/>
    <w:rsid w:val="00446896"/>
    <w:pPr>
      <w:tabs>
        <w:tab w:val="left" w:pos="1962"/>
        <w:tab w:val="left" w:pos="1964"/>
        <w:tab w:val="center" w:pos="4513"/>
      </w:tabs>
      <w:spacing w:before="40" w:after="120"/>
      <w:jc w:val="both"/>
    </w:pPr>
    <w:rPr>
      <w:rFonts w:ascii="Courier New" w:eastAsiaTheme="minorEastAsia" w:hAnsi="Courier New" w:cs="Courier New"/>
      <w:bCs/>
      <w:sz w:val="20"/>
      <w:szCs w:val="20"/>
      <w:lang w:eastAsia="en-AU"/>
    </w:rPr>
  </w:style>
  <w:style w:type="character" w:customStyle="1" w:styleId="PlainTextChar">
    <w:name w:val="Plain Text Char"/>
    <w:basedOn w:val="DefaultParagraphFont"/>
    <w:link w:val="PlainText"/>
    <w:semiHidden/>
    <w:rsid w:val="00446896"/>
    <w:rPr>
      <w:rFonts w:ascii="Courier New" w:eastAsiaTheme="minorEastAsia" w:hAnsi="Courier New" w:cs="Courier New"/>
      <w:bCs/>
      <w:sz w:val="20"/>
      <w:szCs w:val="20"/>
      <w:lang w:eastAsia="en-AU"/>
    </w:rPr>
  </w:style>
  <w:style w:type="paragraph" w:styleId="Salutation">
    <w:name w:val="Salutation"/>
    <w:basedOn w:val="Normal"/>
    <w:next w:val="Normal"/>
    <w:link w:val="SalutationChar"/>
    <w:semiHidden/>
    <w:rsid w:val="00446896"/>
    <w:pPr>
      <w:tabs>
        <w:tab w:val="left" w:pos="1962"/>
        <w:tab w:val="left" w:pos="1964"/>
        <w:tab w:val="center" w:pos="4513"/>
      </w:tabs>
      <w:spacing w:before="40" w:after="120"/>
      <w:jc w:val="both"/>
    </w:pPr>
    <w:rPr>
      <w:rFonts w:ascii="Arial" w:eastAsiaTheme="minorEastAsia" w:hAnsi="Arial" w:cs="SimSun"/>
      <w:bCs/>
      <w:szCs w:val="20"/>
      <w:lang w:eastAsia="en-AU"/>
    </w:rPr>
  </w:style>
  <w:style w:type="character" w:customStyle="1" w:styleId="SalutationChar">
    <w:name w:val="Salutation Char"/>
    <w:basedOn w:val="DefaultParagraphFont"/>
    <w:link w:val="Salutation"/>
    <w:semiHidden/>
    <w:rsid w:val="00446896"/>
    <w:rPr>
      <w:rFonts w:ascii="Arial" w:eastAsiaTheme="minorEastAsia" w:hAnsi="Arial" w:cs="SimSun"/>
      <w:bCs/>
      <w:szCs w:val="20"/>
      <w:lang w:eastAsia="en-AU"/>
    </w:rPr>
  </w:style>
  <w:style w:type="paragraph" w:styleId="Signature">
    <w:name w:val="Signature"/>
    <w:basedOn w:val="Normal"/>
    <w:link w:val="SignatureChar"/>
    <w:semiHidden/>
    <w:rsid w:val="00446896"/>
    <w:pPr>
      <w:tabs>
        <w:tab w:val="left" w:pos="1962"/>
        <w:tab w:val="left" w:pos="1964"/>
        <w:tab w:val="center" w:pos="4513"/>
      </w:tabs>
      <w:spacing w:before="40" w:after="120"/>
      <w:ind w:left="4252"/>
      <w:jc w:val="both"/>
    </w:pPr>
    <w:rPr>
      <w:rFonts w:ascii="Arial" w:eastAsiaTheme="minorEastAsia" w:hAnsi="Arial" w:cs="SimSun"/>
      <w:bCs/>
      <w:szCs w:val="20"/>
      <w:lang w:eastAsia="en-AU"/>
    </w:rPr>
  </w:style>
  <w:style w:type="character" w:customStyle="1" w:styleId="SignatureChar">
    <w:name w:val="Signature Char"/>
    <w:basedOn w:val="DefaultParagraphFont"/>
    <w:link w:val="Signature"/>
    <w:semiHidden/>
    <w:rsid w:val="00446896"/>
    <w:rPr>
      <w:rFonts w:ascii="Arial" w:eastAsiaTheme="minorEastAsia" w:hAnsi="Arial" w:cs="SimSun"/>
      <w:bCs/>
      <w:szCs w:val="20"/>
      <w:lang w:eastAsia="en-AU"/>
    </w:rPr>
  </w:style>
  <w:style w:type="character" w:styleId="Strong">
    <w:name w:val="Strong"/>
    <w:uiPriority w:val="22"/>
    <w:qFormat/>
    <w:rsid w:val="00446896"/>
    <w:rPr>
      <w:b/>
      <w:bCs/>
    </w:rPr>
  </w:style>
  <w:style w:type="paragraph" w:styleId="Subtitle">
    <w:name w:val="Subtitle"/>
    <w:basedOn w:val="Normal"/>
    <w:link w:val="SubtitleChar"/>
    <w:qFormat/>
    <w:rsid w:val="00446896"/>
    <w:pPr>
      <w:tabs>
        <w:tab w:val="left" w:pos="1962"/>
        <w:tab w:val="left" w:pos="1964"/>
        <w:tab w:val="center" w:pos="4513"/>
      </w:tabs>
      <w:spacing w:before="40" w:after="60"/>
      <w:jc w:val="center"/>
      <w:outlineLvl w:val="1"/>
    </w:pPr>
    <w:rPr>
      <w:rFonts w:ascii="Arial" w:eastAsiaTheme="minorEastAsia" w:hAnsi="Arial" w:cs="Arial"/>
      <w:bCs/>
      <w:sz w:val="24"/>
      <w:szCs w:val="24"/>
      <w:lang w:eastAsia="en-AU"/>
    </w:rPr>
  </w:style>
  <w:style w:type="character" w:customStyle="1" w:styleId="SubtitleChar">
    <w:name w:val="Subtitle Char"/>
    <w:basedOn w:val="DefaultParagraphFont"/>
    <w:link w:val="Subtitle"/>
    <w:rsid w:val="00446896"/>
    <w:rPr>
      <w:rFonts w:ascii="Arial" w:eastAsiaTheme="minorEastAsia" w:hAnsi="Arial" w:cs="Arial"/>
      <w:bCs/>
      <w:sz w:val="24"/>
      <w:szCs w:val="24"/>
      <w:lang w:eastAsia="en-AU"/>
    </w:rPr>
  </w:style>
  <w:style w:type="table" w:styleId="Table3Deffects1">
    <w:name w:val="Table 3D effects 1"/>
    <w:basedOn w:val="TableNormal"/>
    <w:semiHidden/>
    <w:rsid w:val="00446896"/>
    <w:pPr>
      <w:spacing w:after="0" w:line="240" w:lineRule="auto"/>
    </w:pPr>
    <w:rPr>
      <w:rFonts w:ascii="Times New Roman" w:eastAsia="Times New Roman" w:hAnsi="Times New Roman" w:cs="Times New Roman"/>
      <w:sz w:val="20"/>
      <w:szCs w:val="20"/>
      <w:lang w:eastAsia="en-A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446896"/>
    <w:pPr>
      <w:spacing w:after="0" w:line="240" w:lineRule="auto"/>
    </w:pPr>
    <w:rPr>
      <w:rFonts w:ascii="Times New Roman" w:eastAsia="Times New Roman" w:hAnsi="Times New Roman" w:cs="Times New Roman"/>
      <w:sz w:val="20"/>
      <w:szCs w:val="20"/>
      <w:lang w:eastAsia="en-A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446896"/>
    <w:pPr>
      <w:spacing w:after="0" w:line="240" w:lineRule="auto"/>
    </w:pPr>
    <w:rPr>
      <w:rFonts w:ascii="Times New Roman" w:eastAsia="Times New Roman" w:hAnsi="Times New Roman" w:cs="Times New Roman"/>
      <w:sz w:val="20"/>
      <w:szCs w:val="20"/>
      <w:lang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446896"/>
    <w:pPr>
      <w:spacing w:after="0" w:line="240" w:lineRule="auto"/>
    </w:pPr>
    <w:rPr>
      <w:rFonts w:ascii="Times New Roman" w:eastAsia="Times New Roman" w:hAnsi="Times New Roman" w:cs="Times New Roman"/>
      <w:sz w:val="20"/>
      <w:szCs w:val="20"/>
      <w:lang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46896"/>
    <w:pPr>
      <w:spacing w:after="0" w:line="240" w:lineRule="auto"/>
    </w:pPr>
    <w:rPr>
      <w:rFonts w:ascii="Times New Roman" w:eastAsia="Times New Roman" w:hAnsi="Times New Roman" w:cs="Times New Roman"/>
      <w:sz w:val="20"/>
      <w:szCs w:val="20"/>
      <w:lang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46896"/>
    <w:pPr>
      <w:spacing w:after="0" w:line="240" w:lineRule="auto"/>
    </w:pPr>
    <w:rPr>
      <w:rFonts w:ascii="Times New Roman" w:eastAsia="Times New Roman" w:hAnsi="Times New Roman" w:cs="Times New Roman"/>
      <w:color w:val="000080"/>
      <w:sz w:val="20"/>
      <w:szCs w:val="2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46896"/>
    <w:pPr>
      <w:spacing w:after="0" w:line="240" w:lineRule="auto"/>
    </w:pPr>
    <w:rPr>
      <w:rFonts w:ascii="Times New Roman" w:eastAsia="Times New Roman" w:hAnsi="Times New Roman" w:cs="Times New Roman"/>
      <w:sz w:val="20"/>
      <w:szCs w:val="20"/>
      <w:lang w:eastAsia="en-A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46896"/>
    <w:pPr>
      <w:spacing w:after="0" w:line="240" w:lineRule="auto"/>
    </w:pPr>
    <w:rPr>
      <w:rFonts w:ascii="Times New Roman" w:eastAsia="Times New Roman" w:hAnsi="Times New Roman" w:cs="Times New Roman"/>
      <w:color w:val="FFFFFF"/>
      <w:sz w:val="20"/>
      <w:szCs w:val="20"/>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46896"/>
    <w:pPr>
      <w:spacing w:after="0" w:line="240" w:lineRule="auto"/>
    </w:pPr>
    <w:rPr>
      <w:rFonts w:ascii="Times New Roman" w:eastAsia="Times New Roman" w:hAnsi="Times New Roman" w:cs="Times New Roman"/>
      <w:sz w:val="20"/>
      <w:szCs w:val="20"/>
      <w:lang w:eastAsia="en-A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46896"/>
    <w:pPr>
      <w:spacing w:after="0" w:line="240" w:lineRule="auto"/>
    </w:pPr>
    <w:rPr>
      <w:rFonts w:ascii="Times New Roman" w:eastAsia="Times New Roman" w:hAnsi="Times New Roman" w:cs="Times New Roman"/>
      <w:sz w:val="20"/>
      <w:szCs w:val="20"/>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46896"/>
    <w:pPr>
      <w:spacing w:after="0" w:line="240" w:lineRule="auto"/>
    </w:pPr>
    <w:rPr>
      <w:rFonts w:ascii="Times New Roman" w:eastAsia="Times New Roman" w:hAnsi="Times New Roman" w:cs="Times New Roman"/>
      <w:b/>
      <w:bCs/>
      <w:sz w:val="20"/>
      <w:szCs w:val="20"/>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46896"/>
    <w:pPr>
      <w:spacing w:after="0" w:line="240" w:lineRule="auto"/>
    </w:pPr>
    <w:rPr>
      <w:rFonts w:ascii="Times New Roman" w:eastAsia="Times New Roman" w:hAnsi="Times New Roman" w:cs="Times New Roman"/>
      <w:b/>
      <w:bCs/>
      <w:sz w:val="20"/>
      <w:szCs w:val="20"/>
      <w:lang w:eastAsia="en-A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46896"/>
    <w:pPr>
      <w:spacing w:after="0" w:line="240" w:lineRule="auto"/>
    </w:pPr>
    <w:rPr>
      <w:rFonts w:ascii="Times New Roman" w:eastAsia="Times New Roman" w:hAnsi="Times New Roman" w:cs="Times New Roman"/>
      <w:b/>
      <w:bCs/>
      <w:sz w:val="20"/>
      <w:szCs w:val="20"/>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46896"/>
    <w:pPr>
      <w:spacing w:after="0" w:line="240" w:lineRule="auto"/>
    </w:pPr>
    <w:rPr>
      <w:rFonts w:ascii="Times New Roman" w:eastAsia="Times New Roman" w:hAnsi="Times New Roman" w:cs="Times New Roman"/>
      <w:sz w:val="20"/>
      <w:szCs w:val="20"/>
      <w:lang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46896"/>
    <w:pPr>
      <w:spacing w:after="0" w:line="240" w:lineRule="auto"/>
    </w:pPr>
    <w:rPr>
      <w:rFonts w:ascii="Times New Roman" w:eastAsia="Times New Roman" w:hAnsi="Times New Roman" w:cs="Times New Roman"/>
      <w:sz w:val="20"/>
      <w:szCs w:val="20"/>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46896"/>
    <w:pPr>
      <w:spacing w:after="0" w:line="240" w:lineRule="auto"/>
    </w:pPr>
    <w:rPr>
      <w:rFonts w:ascii="Times New Roman" w:eastAsia="Times New Roman" w:hAnsi="Times New Roman" w:cs="Times New Roman"/>
      <w:sz w:val="20"/>
      <w:szCs w:val="20"/>
      <w:lang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46896"/>
    <w:pPr>
      <w:spacing w:after="0" w:line="240" w:lineRule="auto"/>
    </w:pPr>
    <w:rPr>
      <w:rFonts w:ascii="Times New Roman" w:eastAsia="Times New Roman" w:hAnsi="Times New Roman" w:cs="Times New Roman"/>
      <w:sz w:val="20"/>
      <w:szCs w:val="20"/>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semiHidden/>
    <w:rsid w:val="00446896"/>
    <w:pPr>
      <w:spacing w:after="0" w:line="240" w:lineRule="auto"/>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46896"/>
    <w:pPr>
      <w:spacing w:after="0" w:line="240" w:lineRule="auto"/>
    </w:pPr>
    <w:rPr>
      <w:rFonts w:ascii="Times New Roman" w:eastAsia="Times New Roman" w:hAnsi="Times New Roman" w:cs="Times New Roman"/>
      <w:sz w:val="20"/>
      <w:szCs w:val="20"/>
      <w:lang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446896"/>
    <w:pPr>
      <w:spacing w:after="0" w:line="240" w:lineRule="auto"/>
    </w:pPr>
    <w:rPr>
      <w:rFonts w:ascii="Times New Roman" w:eastAsia="Times New Roman" w:hAnsi="Times New Roman" w:cs="Times New Roman"/>
      <w:sz w:val="20"/>
      <w:szCs w:val="20"/>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446896"/>
    <w:pPr>
      <w:spacing w:after="0" w:line="240" w:lineRule="auto"/>
    </w:pPr>
    <w:rPr>
      <w:rFonts w:ascii="Times New Roman" w:eastAsia="Times New Roman" w:hAnsi="Times New Roman" w:cs="Times New Roman"/>
      <w:sz w:val="20"/>
      <w:szCs w:val="20"/>
      <w:lang w:eastAsia="en-A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446896"/>
    <w:pPr>
      <w:spacing w:after="0" w:line="240" w:lineRule="auto"/>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446896"/>
    <w:pPr>
      <w:spacing w:after="0" w:line="240" w:lineRule="auto"/>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446896"/>
    <w:pPr>
      <w:spacing w:after="0" w:line="240" w:lineRule="auto"/>
    </w:pPr>
    <w:rPr>
      <w:rFonts w:ascii="Times New Roman" w:eastAsia="Times New Roman" w:hAnsi="Times New Roman" w:cs="Times New Roman"/>
      <w:b/>
      <w:bCs/>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446896"/>
    <w:pPr>
      <w:spacing w:after="0" w:line="240" w:lineRule="auto"/>
    </w:pPr>
    <w:rPr>
      <w:rFonts w:ascii="Times New Roman" w:eastAsia="Times New Roman" w:hAnsi="Times New Roman" w:cs="Times New Roman"/>
      <w:sz w:val="20"/>
      <w:szCs w:val="20"/>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46896"/>
    <w:pPr>
      <w:spacing w:after="0" w:line="240" w:lineRule="auto"/>
    </w:pPr>
    <w:rPr>
      <w:rFonts w:ascii="Times New Roman" w:eastAsia="Times New Roman" w:hAnsi="Times New Roman" w:cs="Times New Roman"/>
      <w:sz w:val="20"/>
      <w:szCs w:val="20"/>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46896"/>
    <w:pPr>
      <w:spacing w:after="0" w:line="240" w:lineRule="auto"/>
    </w:pPr>
    <w:rPr>
      <w:rFonts w:ascii="Times New Roman" w:eastAsia="Times New Roman" w:hAnsi="Times New Roman" w:cs="Times New Roman"/>
      <w:sz w:val="20"/>
      <w:szCs w:val="20"/>
      <w:lang w:eastAsia="en-A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46896"/>
    <w:pPr>
      <w:spacing w:after="0" w:line="240" w:lineRule="auto"/>
    </w:pPr>
    <w:rPr>
      <w:rFonts w:ascii="Times New Roman" w:eastAsia="Times New Roman" w:hAnsi="Times New Roman" w:cs="Times New Roman"/>
      <w:sz w:val="20"/>
      <w:szCs w:val="20"/>
      <w:lang w:eastAsia="en-A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46896"/>
    <w:pPr>
      <w:spacing w:after="0" w:line="240" w:lineRule="auto"/>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46896"/>
    <w:pPr>
      <w:spacing w:after="0" w:line="240" w:lineRule="auto"/>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46896"/>
    <w:pPr>
      <w:spacing w:after="0" w:line="240" w:lineRule="auto"/>
    </w:pPr>
    <w:rPr>
      <w:rFonts w:ascii="Times New Roman" w:eastAsia="Times New Roman" w:hAnsi="Times New Roman" w:cs="Times New Roman"/>
      <w:sz w:val="20"/>
      <w:szCs w:val="20"/>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46896"/>
    <w:pPr>
      <w:spacing w:after="0" w:line="240" w:lineRule="auto"/>
    </w:pPr>
    <w:rPr>
      <w:rFonts w:ascii="Times New Roman" w:eastAsia="Times New Roman" w:hAnsi="Times New Roman" w:cs="Times New Roman"/>
      <w:sz w:val="20"/>
      <w:szCs w:val="20"/>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46896"/>
    <w:pPr>
      <w:spacing w:after="0" w:line="240" w:lineRule="auto"/>
    </w:pPr>
    <w:rPr>
      <w:rFonts w:ascii="Times New Roman" w:eastAsia="Times New Roman" w:hAnsi="Times New Roman" w:cs="Times New Roman"/>
      <w:sz w:val="20"/>
      <w:szCs w:val="20"/>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46896"/>
    <w:pPr>
      <w:spacing w:after="0" w:line="240" w:lineRule="auto"/>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446896"/>
    <w:pPr>
      <w:spacing w:after="0" w:line="240" w:lineRule="auto"/>
    </w:pPr>
    <w:rPr>
      <w:rFonts w:ascii="Times New Roman" w:eastAsia="Times New Roman" w:hAnsi="Times New Roman" w:cs="Times New Roman"/>
      <w:sz w:val="20"/>
      <w:szCs w:val="20"/>
      <w:lang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446896"/>
    <w:pPr>
      <w:spacing w:after="0" w:line="240" w:lineRule="auto"/>
    </w:pPr>
    <w:rPr>
      <w:rFonts w:ascii="Times New Roman" w:eastAsia="Times New Roman" w:hAnsi="Times New Roman" w:cs="Times New Roman"/>
      <w:sz w:val="20"/>
      <w:szCs w:val="20"/>
      <w:lang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46896"/>
    <w:pPr>
      <w:spacing w:after="0" w:line="240" w:lineRule="auto"/>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46896"/>
    <w:pPr>
      <w:spacing w:after="0" w:line="240" w:lineRule="auto"/>
    </w:pPr>
    <w:rPr>
      <w:rFonts w:ascii="Times New Roman" w:eastAsia="Times New Roman" w:hAnsi="Times New Roman" w:cs="Times New Roman"/>
      <w:sz w:val="20"/>
      <w:szCs w:val="20"/>
      <w:lang w:eastAsia="en-A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46896"/>
    <w:pPr>
      <w:spacing w:after="0" w:line="240" w:lineRule="auto"/>
    </w:pPr>
    <w:rPr>
      <w:rFonts w:ascii="Times New Roman" w:eastAsia="Times New Roman" w:hAnsi="Times New Roman" w:cs="Times New Roman"/>
      <w:sz w:val="20"/>
      <w:szCs w:val="20"/>
      <w:lang w:eastAsia="en-A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46896"/>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46896"/>
    <w:pPr>
      <w:spacing w:after="0" w:line="240" w:lineRule="auto"/>
    </w:pPr>
    <w:rPr>
      <w:rFonts w:ascii="Times New Roman" w:eastAsia="Times New Roman" w:hAnsi="Times New Roman" w:cs="Times New Roman"/>
      <w:sz w:val="20"/>
      <w:szCs w:val="20"/>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46896"/>
    <w:pPr>
      <w:spacing w:after="0" w:line="240" w:lineRule="auto"/>
    </w:pPr>
    <w:rPr>
      <w:rFonts w:ascii="Times New Roman" w:eastAsia="Times New Roman" w:hAnsi="Times New Roman" w:cs="Times New Roman"/>
      <w:sz w:val="20"/>
      <w:szCs w:val="20"/>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46896"/>
    <w:pPr>
      <w:spacing w:after="0" w:line="240" w:lineRule="auto"/>
    </w:pPr>
    <w:rPr>
      <w:rFonts w:ascii="Times New Roman" w:eastAsia="Times New Roman" w:hAnsi="Times New Roman" w:cs="Times New Roman"/>
      <w:sz w:val="20"/>
      <w:szCs w:val="20"/>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NoteHeading">
    <w:name w:val="Note Heading"/>
    <w:basedOn w:val="Normal"/>
    <w:next w:val="Normal"/>
    <w:link w:val="NoteHeadingChar"/>
    <w:semiHidden/>
    <w:rsid w:val="00446896"/>
    <w:pPr>
      <w:tabs>
        <w:tab w:val="left" w:pos="1962"/>
        <w:tab w:val="left" w:pos="1964"/>
        <w:tab w:val="center" w:pos="4513"/>
      </w:tabs>
      <w:spacing w:before="40" w:after="120"/>
      <w:jc w:val="both"/>
    </w:pPr>
    <w:rPr>
      <w:rFonts w:ascii="Arial" w:eastAsiaTheme="minorEastAsia" w:hAnsi="Arial" w:cs="SimSun"/>
      <w:bCs/>
      <w:szCs w:val="20"/>
      <w:lang w:eastAsia="en-AU"/>
    </w:rPr>
  </w:style>
  <w:style w:type="character" w:customStyle="1" w:styleId="NoteHeadingChar">
    <w:name w:val="Note Heading Char"/>
    <w:basedOn w:val="DefaultParagraphFont"/>
    <w:link w:val="NoteHeading"/>
    <w:semiHidden/>
    <w:rsid w:val="00446896"/>
    <w:rPr>
      <w:rFonts w:ascii="Arial" w:eastAsiaTheme="minorEastAsia" w:hAnsi="Arial" w:cs="SimSun"/>
      <w:bCs/>
      <w:szCs w:val="20"/>
      <w:lang w:eastAsia="en-AU"/>
    </w:rPr>
  </w:style>
  <w:style w:type="paragraph" w:styleId="ListBullet">
    <w:name w:val="List Bullet"/>
    <w:aliases w:val="List Bullet First Heading"/>
    <w:basedOn w:val="Normal"/>
    <w:uiPriority w:val="99"/>
    <w:qFormat/>
    <w:rsid w:val="00446896"/>
    <w:pPr>
      <w:numPr>
        <w:numId w:val="16"/>
      </w:numPr>
      <w:tabs>
        <w:tab w:val="clear" w:pos="927"/>
        <w:tab w:val="left" w:pos="1962"/>
        <w:tab w:val="left" w:pos="1964"/>
        <w:tab w:val="center" w:pos="4513"/>
      </w:tabs>
      <w:spacing w:before="40" w:after="120"/>
      <w:ind w:left="0" w:firstLine="0"/>
      <w:jc w:val="both"/>
    </w:pPr>
    <w:rPr>
      <w:rFonts w:ascii="Arial" w:eastAsiaTheme="minorEastAsia" w:hAnsi="Arial" w:cs="SimSun"/>
      <w:bCs/>
      <w:szCs w:val="20"/>
      <w:lang w:eastAsia="en-AU"/>
    </w:rPr>
  </w:style>
  <w:style w:type="paragraph" w:styleId="ListBullet3">
    <w:name w:val="List Bullet 3"/>
    <w:basedOn w:val="Normal"/>
    <w:semiHidden/>
    <w:rsid w:val="00446896"/>
    <w:pPr>
      <w:numPr>
        <w:numId w:val="8"/>
      </w:numPr>
      <w:tabs>
        <w:tab w:val="clear" w:pos="926"/>
        <w:tab w:val="left" w:pos="1962"/>
        <w:tab w:val="left" w:pos="1964"/>
        <w:tab w:val="center" w:pos="4513"/>
      </w:tabs>
      <w:spacing w:before="40" w:after="120"/>
      <w:ind w:left="0" w:firstLine="0"/>
      <w:jc w:val="both"/>
    </w:pPr>
    <w:rPr>
      <w:rFonts w:ascii="Arial" w:eastAsiaTheme="minorEastAsia" w:hAnsi="Arial" w:cs="SimSun"/>
      <w:bCs/>
      <w:szCs w:val="20"/>
      <w:lang w:eastAsia="en-AU"/>
    </w:rPr>
  </w:style>
  <w:style w:type="paragraph" w:styleId="ListBullet4">
    <w:name w:val="List Bullet 4"/>
    <w:basedOn w:val="Normal"/>
    <w:semiHidden/>
    <w:rsid w:val="00446896"/>
    <w:pPr>
      <w:numPr>
        <w:numId w:val="9"/>
      </w:numPr>
      <w:tabs>
        <w:tab w:val="clear" w:pos="1209"/>
        <w:tab w:val="left" w:pos="1962"/>
        <w:tab w:val="left" w:pos="1964"/>
        <w:tab w:val="center" w:pos="4513"/>
      </w:tabs>
      <w:spacing w:before="40" w:after="120"/>
      <w:ind w:left="0" w:firstLine="0"/>
      <w:jc w:val="both"/>
    </w:pPr>
    <w:rPr>
      <w:rFonts w:ascii="Arial" w:eastAsiaTheme="minorEastAsia" w:hAnsi="Arial" w:cs="SimSun"/>
      <w:bCs/>
      <w:szCs w:val="20"/>
      <w:lang w:eastAsia="en-AU"/>
    </w:rPr>
  </w:style>
  <w:style w:type="paragraph" w:styleId="ListBullet5">
    <w:name w:val="List Bullet 5"/>
    <w:basedOn w:val="Normal"/>
    <w:semiHidden/>
    <w:rsid w:val="00446896"/>
    <w:pPr>
      <w:numPr>
        <w:numId w:val="10"/>
      </w:numPr>
      <w:tabs>
        <w:tab w:val="clear" w:pos="1492"/>
        <w:tab w:val="left" w:pos="1962"/>
        <w:tab w:val="left" w:pos="1964"/>
        <w:tab w:val="center" w:pos="4513"/>
      </w:tabs>
      <w:spacing w:before="40" w:after="120"/>
      <w:ind w:left="0" w:firstLine="0"/>
      <w:jc w:val="both"/>
    </w:pPr>
    <w:rPr>
      <w:rFonts w:ascii="Arial" w:eastAsiaTheme="minorEastAsia" w:hAnsi="Arial" w:cs="SimSun"/>
      <w:bCs/>
      <w:szCs w:val="20"/>
      <w:lang w:eastAsia="en-AU"/>
    </w:rPr>
  </w:style>
  <w:style w:type="paragraph" w:styleId="ListBullet2">
    <w:name w:val="List Bullet 2"/>
    <w:aliases w:val="List Bullet Heading 1,2,3"/>
    <w:basedOn w:val="Normal"/>
    <w:uiPriority w:val="99"/>
    <w:qFormat/>
    <w:rsid w:val="00446896"/>
    <w:pPr>
      <w:numPr>
        <w:numId w:val="7"/>
      </w:numPr>
      <w:tabs>
        <w:tab w:val="clear" w:pos="643"/>
        <w:tab w:val="left" w:pos="1962"/>
        <w:tab w:val="left" w:pos="1964"/>
        <w:tab w:val="center" w:pos="4513"/>
      </w:tabs>
      <w:spacing w:before="40" w:after="120"/>
      <w:ind w:left="0" w:firstLine="0"/>
      <w:jc w:val="both"/>
    </w:pPr>
    <w:rPr>
      <w:rFonts w:ascii="Arial" w:eastAsiaTheme="minorEastAsia" w:hAnsi="Arial" w:cs="SimSun"/>
      <w:bCs/>
      <w:szCs w:val="20"/>
      <w:lang w:eastAsia="en-AU"/>
    </w:rPr>
  </w:style>
  <w:style w:type="character" w:styleId="PageNumber">
    <w:name w:val="page number"/>
    <w:basedOn w:val="DefaultParagraphFont"/>
    <w:semiHidden/>
    <w:rsid w:val="00446896"/>
  </w:style>
  <w:style w:type="paragraph" w:customStyle="1" w:styleId="TableHeading">
    <w:name w:val="Table Heading"/>
    <w:basedOn w:val="Normal"/>
    <w:rsid w:val="00446896"/>
    <w:pPr>
      <w:tabs>
        <w:tab w:val="left" w:pos="1962"/>
        <w:tab w:val="left" w:pos="1964"/>
        <w:tab w:val="center" w:pos="4513"/>
        <w:tab w:val="right" w:leader="dot" w:pos="9072"/>
      </w:tabs>
      <w:spacing w:before="120" w:after="120"/>
      <w:ind w:left="1134" w:hanging="1134"/>
      <w:jc w:val="both"/>
    </w:pPr>
    <w:rPr>
      <w:rFonts w:ascii="Arial" w:eastAsiaTheme="minorEastAsia" w:hAnsi="Arial" w:cs="SimSun"/>
      <w:b/>
      <w:bCs/>
      <w:noProof/>
      <w:szCs w:val="20"/>
      <w:lang w:eastAsia="en-AU"/>
    </w:rPr>
  </w:style>
  <w:style w:type="paragraph" w:styleId="NormalIndent">
    <w:name w:val="Normal Indent"/>
    <w:basedOn w:val="Normal"/>
    <w:semiHidden/>
    <w:rsid w:val="00446896"/>
    <w:pPr>
      <w:tabs>
        <w:tab w:val="left" w:pos="1962"/>
        <w:tab w:val="left" w:pos="1964"/>
        <w:tab w:val="center" w:pos="4513"/>
      </w:tabs>
      <w:spacing w:before="40" w:after="120"/>
      <w:ind w:left="720"/>
      <w:jc w:val="both"/>
    </w:pPr>
    <w:rPr>
      <w:rFonts w:ascii="Arial" w:eastAsiaTheme="minorEastAsia" w:hAnsi="Arial" w:cs="SimSun"/>
      <w:bCs/>
      <w:szCs w:val="20"/>
      <w:lang w:eastAsia="en-AU"/>
    </w:rPr>
  </w:style>
  <w:style w:type="paragraph" w:customStyle="1" w:styleId="Level2BodyText">
    <w:name w:val="Level 2 Body Text"/>
    <w:basedOn w:val="Normal"/>
    <w:rsid w:val="00446896"/>
    <w:pPr>
      <w:tabs>
        <w:tab w:val="left" w:pos="1962"/>
        <w:tab w:val="left" w:pos="1964"/>
        <w:tab w:val="center" w:pos="4513"/>
      </w:tabs>
      <w:spacing w:before="40" w:after="120"/>
      <w:ind w:left="1440"/>
      <w:jc w:val="both"/>
    </w:pPr>
    <w:rPr>
      <w:rFonts w:ascii="Arial" w:eastAsiaTheme="minorEastAsia" w:hAnsi="Arial" w:cs="SimSun"/>
      <w:bCs/>
      <w:szCs w:val="20"/>
      <w:lang w:eastAsia="en-AU"/>
    </w:rPr>
  </w:style>
  <w:style w:type="paragraph" w:customStyle="1" w:styleId="TOC">
    <w:name w:val="TOC"/>
    <w:basedOn w:val="Normal"/>
    <w:rsid w:val="00446896"/>
    <w:pPr>
      <w:tabs>
        <w:tab w:val="left" w:pos="1962"/>
        <w:tab w:val="left" w:pos="1964"/>
        <w:tab w:val="center" w:pos="4513"/>
      </w:tabs>
      <w:spacing w:before="240" w:after="120"/>
      <w:jc w:val="center"/>
    </w:pPr>
    <w:rPr>
      <w:rFonts w:ascii="Arial" w:eastAsiaTheme="minorEastAsia" w:hAnsi="Arial" w:cs="SimSun"/>
      <w:b/>
      <w:bCs/>
      <w:caps/>
      <w:sz w:val="28"/>
      <w:szCs w:val="20"/>
      <w:lang w:eastAsia="en-AU"/>
    </w:rPr>
  </w:style>
  <w:style w:type="paragraph" w:styleId="TOC4">
    <w:name w:val="toc 4"/>
    <w:basedOn w:val="Normal"/>
    <w:next w:val="Normal"/>
    <w:autoRedefine/>
    <w:uiPriority w:val="39"/>
    <w:rsid w:val="00446896"/>
    <w:pPr>
      <w:spacing w:after="0"/>
      <w:ind w:left="440"/>
    </w:pPr>
    <w:rPr>
      <w:rFonts w:eastAsiaTheme="minorEastAsia" w:cstheme="minorHAnsi"/>
      <w:sz w:val="20"/>
      <w:szCs w:val="20"/>
      <w:lang w:eastAsia="en-AU"/>
    </w:rPr>
  </w:style>
  <w:style w:type="paragraph" w:customStyle="1" w:styleId="Sub-HeadingBodyText">
    <w:name w:val="Sub-Heading Body Text"/>
    <w:basedOn w:val="Normal"/>
    <w:rsid w:val="00446896"/>
    <w:pPr>
      <w:tabs>
        <w:tab w:val="left" w:pos="1962"/>
        <w:tab w:val="left" w:pos="1964"/>
        <w:tab w:val="center" w:pos="4513"/>
      </w:tabs>
      <w:spacing w:before="40" w:after="120"/>
      <w:ind w:left="1440"/>
      <w:jc w:val="both"/>
    </w:pPr>
    <w:rPr>
      <w:rFonts w:ascii="Arial" w:eastAsiaTheme="minorEastAsia" w:hAnsi="Arial" w:cs="SimSun"/>
      <w:bCs/>
      <w:szCs w:val="20"/>
      <w:lang w:eastAsia="en-AU"/>
    </w:rPr>
  </w:style>
  <w:style w:type="paragraph" w:customStyle="1" w:styleId="HeadingBodyText">
    <w:name w:val="Heading Body Text"/>
    <w:basedOn w:val="Normal"/>
    <w:rsid w:val="00446896"/>
    <w:pPr>
      <w:tabs>
        <w:tab w:val="left" w:pos="1962"/>
        <w:tab w:val="left" w:pos="1964"/>
        <w:tab w:val="center" w:pos="4513"/>
      </w:tabs>
      <w:spacing w:before="40" w:after="120"/>
      <w:ind w:left="567"/>
      <w:jc w:val="both"/>
    </w:pPr>
    <w:rPr>
      <w:rFonts w:ascii="Arial" w:eastAsiaTheme="minorEastAsia" w:hAnsi="Arial" w:cs="SimSun"/>
      <w:bCs/>
      <w:szCs w:val="20"/>
      <w:lang w:eastAsia="en-AU"/>
    </w:rPr>
  </w:style>
  <w:style w:type="paragraph" w:styleId="TOC5">
    <w:name w:val="toc 5"/>
    <w:basedOn w:val="Normal"/>
    <w:next w:val="Normal"/>
    <w:autoRedefine/>
    <w:uiPriority w:val="39"/>
    <w:rsid w:val="00446896"/>
    <w:pPr>
      <w:spacing w:after="0"/>
      <w:ind w:left="660"/>
    </w:pPr>
    <w:rPr>
      <w:rFonts w:eastAsiaTheme="minorEastAsia" w:cstheme="minorHAnsi"/>
      <w:sz w:val="20"/>
      <w:szCs w:val="20"/>
      <w:lang w:eastAsia="en-AU"/>
    </w:rPr>
  </w:style>
  <w:style w:type="character" w:styleId="CommentReference">
    <w:name w:val="annotation reference"/>
    <w:basedOn w:val="DefaultParagraphFont"/>
    <w:uiPriority w:val="99"/>
    <w:rsid w:val="00446896"/>
    <w:rPr>
      <w:sz w:val="16"/>
      <w:szCs w:val="16"/>
    </w:rPr>
  </w:style>
  <w:style w:type="paragraph" w:styleId="CommentText">
    <w:name w:val="annotation text"/>
    <w:basedOn w:val="Normal"/>
    <w:link w:val="CommentTextChar"/>
    <w:uiPriority w:val="99"/>
    <w:rsid w:val="00446896"/>
    <w:pPr>
      <w:tabs>
        <w:tab w:val="left" w:pos="1962"/>
        <w:tab w:val="left" w:pos="1964"/>
        <w:tab w:val="center" w:pos="4513"/>
      </w:tabs>
      <w:spacing w:before="40" w:after="120"/>
      <w:jc w:val="both"/>
    </w:pPr>
    <w:rPr>
      <w:rFonts w:ascii="Arial" w:eastAsiaTheme="minorEastAsia" w:hAnsi="Arial" w:cs="SimSun"/>
      <w:bCs/>
      <w:sz w:val="20"/>
      <w:szCs w:val="20"/>
      <w:lang w:eastAsia="en-AU"/>
    </w:rPr>
  </w:style>
  <w:style w:type="character" w:customStyle="1" w:styleId="CommentTextChar">
    <w:name w:val="Comment Text Char"/>
    <w:basedOn w:val="DefaultParagraphFont"/>
    <w:link w:val="CommentText"/>
    <w:uiPriority w:val="99"/>
    <w:rsid w:val="00446896"/>
    <w:rPr>
      <w:rFonts w:ascii="Arial" w:eastAsiaTheme="minorEastAsia" w:hAnsi="Arial" w:cs="SimSun"/>
      <w:bCs/>
      <w:sz w:val="20"/>
      <w:szCs w:val="20"/>
      <w:lang w:eastAsia="en-AU"/>
    </w:rPr>
  </w:style>
  <w:style w:type="paragraph" w:styleId="CommentSubject">
    <w:name w:val="annotation subject"/>
    <w:basedOn w:val="CommentText"/>
    <w:next w:val="CommentText"/>
    <w:link w:val="CommentSubjectChar"/>
    <w:rsid w:val="00446896"/>
    <w:rPr>
      <w:b/>
      <w:bCs w:val="0"/>
    </w:rPr>
  </w:style>
  <w:style w:type="character" w:customStyle="1" w:styleId="CommentSubjectChar">
    <w:name w:val="Comment Subject Char"/>
    <w:basedOn w:val="CommentTextChar"/>
    <w:link w:val="CommentSubject"/>
    <w:rsid w:val="00446896"/>
    <w:rPr>
      <w:rFonts w:ascii="Arial" w:eastAsiaTheme="minorEastAsia" w:hAnsi="Arial" w:cs="SimSun"/>
      <w:b/>
      <w:bCs w:val="0"/>
      <w:sz w:val="20"/>
      <w:szCs w:val="20"/>
      <w:lang w:eastAsia="en-AU"/>
    </w:rPr>
  </w:style>
  <w:style w:type="table" w:styleId="TableGridLight">
    <w:name w:val="Grid Table Light"/>
    <w:basedOn w:val="TableNormal"/>
    <w:uiPriority w:val="40"/>
    <w:rsid w:val="00446896"/>
    <w:pPr>
      <w:spacing w:after="0" w:line="240" w:lineRule="auto"/>
    </w:pPr>
    <w:rPr>
      <w:rFonts w:ascii="Times New Roman" w:eastAsia="Times New Roman" w:hAnsi="Times New Roman" w:cs="Times New Roman"/>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rmaltextrun">
    <w:name w:val="normaltextrun"/>
    <w:basedOn w:val="DefaultParagraphFont"/>
    <w:rsid w:val="00446896"/>
  </w:style>
  <w:style w:type="character" w:customStyle="1" w:styleId="eop">
    <w:name w:val="eop"/>
    <w:basedOn w:val="DefaultParagraphFont"/>
    <w:rsid w:val="00446896"/>
  </w:style>
  <w:style w:type="paragraph" w:customStyle="1" w:styleId="Default">
    <w:name w:val="Default"/>
    <w:rsid w:val="00446896"/>
    <w:pPr>
      <w:autoSpaceDE w:val="0"/>
      <w:autoSpaceDN w:val="0"/>
      <w:adjustRightInd w:val="0"/>
      <w:spacing w:after="0" w:line="240" w:lineRule="auto"/>
    </w:pPr>
    <w:rPr>
      <w:rFonts w:ascii="Franklin Gothic Book" w:eastAsia="Times New Roman" w:hAnsi="Franklin Gothic Book" w:cs="Franklin Gothic Book"/>
      <w:color w:val="000000"/>
      <w:sz w:val="24"/>
      <w:szCs w:val="24"/>
      <w:lang w:eastAsia="en-AU"/>
    </w:rPr>
  </w:style>
  <w:style w:type="paragraph" w:customStyle="1" w:styleId="msonormal0">
    <w:name w:val="msonormal"/>
    <w:basedOn w:val="Normal"/>
    <w:rsid w:val="00446896"/>
    <w:pPr>
      <w:tabs>
        <w:tab w:val="left" w:pos="1962"/>
        <w:tab w:val="left" w:pos="1964"/>
        <w:tab w:val="center" w:pos="4513"/>
      </w:tabs>
      <w:spacing w:before="100" w:beforeAutospacing="1" w:after="100" w:afterAutospacing="1"/>
      <w:jc w:val="both"/>
    </w:pPr>
    <w:rPr>
      <w:rFonts w:ascii="Times New Roman" w:eastAsiaTheme="minorEastAsia" w:hAnsi="Times New Roman" w:cs="SimSun"/>
      <w:bCs/>
      <w:sz w:val="24"/>
      <w:szCs w:val="24"/>
      <w:lang w:eastAsia="en-AU"/>
    </w:rPr>
  </w:style>
  <w:style w:type="paragraph" w:customStyle="1" w:styleId="xl65">
    <w:name w:val="xl65"/>
    <w:basedOn w:val="Normal"/>
    <w:rsid w:val="00446896"/>
    <w:pPr>
      <w:tabs>
        <w:tab w:val="left" w:pos="1962"/>
        <w:tab w:val="left" w:pos="1964"/>
        <w:tab w:val="center" w:pos="4513"/>
      </w:tabs>
      <w:spacing w:before="100" w:beforeAutospacing="1" w:after="100" w:afterAutospacing="1"/>
      <w:jc w:val="both"/>
      <w:textAlignment w:val="center"/>
    </w:pPr>
    <w:rPr>
      <w:rFonts w:ascii="Times New Roman" w:eastAsiaTheme="minorEastAsia" w:hAnsi="Times New Roman" w:cs="SimSun"/>
      <w:bCs/>
      <w:sz w:val="24"/>
      <w:szCs w:val="24"/>
      <w:lang w:eastAsia="en-AU"/>
    </w:rPr>
  </w:style>
  <w:style w:type="paragraph" w:customStyle="1" w:styleId="xl66">
    <w:name w:val="xl66"/>
    <w:basedOn w:val="Normal"/>
    <w:rsid w:val="00446896"/>
    <w:pPr>
      <w:pBdr>
        <w:top w:val="single" w:sz="4" w:space="0" w:color="B1BBCC"/>
        <w:left w:val="single" w:sz="4" w:space="0" w:color="B1BBCC"/>
        <w:bottom w:val="single" w:sz="4" w:space="0" w:color="B1BBCC"/>
        <w:right w:val="single" w:sz="4" w:space="0" w:color="B1BBCC"/>
      </w:pBdr>
      <w:shd w:val="clear" w:color="000000" w:fill="DFE3E8"/>
      <w:tabs>
        <w:tab w:val="left" w:pos="1962"/>
        <w:tab w:val="left" w:pos="1964"/>
        <w:tab w:val="center" w:pos="4513"/>
      </w:tabs>
      <w:spacing w:before="100" w:beforeAutospacing="1" w:after="100" w:afterAutospacing="1"/>
      <w:jc w:val="both"/>
      <w:textAlignment w:val="center"/>
    </w:pPr>
    <w:rPr>
      <w:rFonts w:ascii="Segoe UI" w:eastAsiaTheme="minorEastAsia" w:hAnsi="Segoe UI" w:cs="Segoe UI"/>
      <w:b/>
      <w:color w:val="363636"/>
      <w:sz w:val="20"/>
      <w:szCs w:val="20"/>
      <w:lang w:eastAsia="en-AU"/>
    </w:rPr>
  </w:style>
  <w:style w:type="paragraph" w:customStyle="1" w:styleId="xl67">
    <w:name w:val="xl67"/>
    <w:basedOn w:val="Normal"/>
    <w:rsid w:val="00446896"/>
    <w:pPr>
      <w:pBdr>
        <w:top w:val="single" w:sz="4" w:space="0" w:color="B1BBCC"/>
        <w:left w:val="single" w:sz="4" w:space="0" w:color="B1BBCC"/>
        <w:bottom w:val="single" w:sz="4" w:space="0" w:color="B1BBCC"/>
        <w:right w:val="single" w:sz="4" w:space="0" w:color="B1BBCC"/>
      </w:pBdr>
      <w:shd w:val="clear" w:color="000000" w:fill="DFE3E8"/>
      <w:tabs>
        <w:tab w:val="left" w:pos="1962"/>
        <w:tab w:val="left" w:pos="1964"/>
        <w:tab w:val="center" w:pos="4513"/>
      </w:tabs>
      <w:spacing w:before="100" w:beforeAutospacing="1" w:after="100" w:afterAutospacing="1"/>
      <w:jc w:val="both"/>
      <w:textAlignment w:val="center"/>
    </w:pPr>
    <w:rPr>
      <w:rFonts w:ascii="Segoe UI" w:eastAsiaTheme="minorEastAsia" w:hAnsi="Segoe UI" w:cs="Segoe UI"/>
      <w:b/>
      <w:sz w:val="24"/>
      <w:szCs w:val="24"/>
      <w:lang w:eastAsia="en-AU"/>
    </w:rPr>
  </w:style>
  <w:style w:type="paragraph" w:customStyle="1" w:styleId="xl68">
    <w:name w:val="xl68"/>
    <w:basedOn w:val="Normal"/>
    <w:rsid w:val="00446896"/>
    <w:pPr>
      <w:pBdr>
        <w:top w:val="single" w:sz="4" w:space="0" w:color="B1BBCC"/>
        <w:left w:val="single" w:sz="4" w:space="0" w:color="B1BBCC"/>
        <w:bottom w:val="single" w:sz="4" w:space="0" w:color="B1BBCC"/>
        <w:right w:val="single" w:sz="4" w:space="0" w:color="B1BBCC"/>
      </w:pBdr>
      <w:shd w:val="clear" w:color="000000" w:fill="DFE3E8"/>
      <w:tabs>
        <w:tab w:val="left" w:pos="1962"/>
        <w:tab w:val="left" w:pos="1964"/>
        <w:tab w:val="center" w:pos="4513"/>
      </w:tabs>
      <w:spacing w:before="100" w:beforeAutospacing="1" w:after="100" w:afterAutospacing="1"/>
      <w:jc w:val="both"/>
      <w:textAlignment w:val="center"/>
    </w:pPr>
    <w:rPr>
      <w:rFonts w:ascii="Segoe UI" w:eastAsiaTheme="minorEastAsia" w:hAnsi="Segoe UI" w:cs="Segoe UI"/>
      <w:b/>
      <w:color w:val="363636"/>
      <w:sz w:val="24"/>
      <w:szCs w:val="24"/>
      <w:lang w:eastAsia="en-AU"/>
    </w:rPr>
  </w:style>
  <w:style w:type="paragraph" w:customStyle="1" w:styleId="xl69">
    <w:name w:val="xl69"/>
    <w:basedOn w:val="Normal"/>
    <w:rsid w:val="00446896"/>
    <w:pPr>
      <w:pBdr>
        <w:top w:val="single" w:sz="4" w:space="0" w:color="B1BBCC"/>
        <w:left w:val="single" w:sz="4" w:space="0" w:color="B1BBCC"/>
        <w:bottom w:val="single" w:sz="4" w:space="0" w:color="B1BBCC"/>
        <w:right w:val="single" w:sz="4" w:space="0" w:color="B1BBCC"/>
      </w:pBdr>
      <w:shd w:val="clear" w:color="000000" w:fill="DFE3E8"/>
      <w:tabs>
        <w:tab w:val="left" w:pos="1962"/>
        <w:tab w:val="left" w:pos="1964"/>
        <w:tab w:val="center" w:pos="4513"/>
      </w:tabs>
      <w:spacing w:before="100" w:beforeAutospacing="1" w:after="100" w:afterAutospacing="1"/>
      <w:jc w:val="both"/>
      <w:textAlignment w:val="center"/>
    </w:pPr>
    <w:rPr>
      <w:rFonts w:ascii="Segoe UI" w:eastAsiaTheme="minorEastAsia" w:hAnsi="Segoe UI" w:cs="Segoe UI"/>
      <w:b/>
      <w:color w:val="363636"/>
      <w:sz w:val="24"/>
      <w:szCs w:val="24"/>
      <w:lang w:eastAsia="en-AU"/>
    </w:rPr>
  </w:style>
  <w:style w:type="paragraph" w:customStyle="1" w:styleId="xl70">
    <w:name w:val="xl70"/>
    <w:basedOn w:val="Normal"/>
    <w:rsid w:val="00446896"/>
    <w:pPr>
      <w:pBdr>
        <w:top w:val="single" w:sz="4" w:space="0" w:color="B1BBCC"/>
        <w:left w:val="single" w:sz="4" w:space="0" w:color="B1BBCC"/>
        <w:bottom w:val="single" w:sz="4" w:space="0" w:color="B1BBCC"/>
        <w:right w:val="single" w:sz="4" w:space="0" w:color="B1BBCC"/>
      </w:pBdr>
      <w:shd w:val="clear" w:color="000000" w:fill="F2F2F2"/>
      <w:tabs>
        <w:tab w:val="left" w:pos="1962"/>
        <w:tab w:val="left" w:pos="1964"/>
        <w:tab w:val="center" w:pos="4513"/>
      </w:tabs>
      <w:spacing w:before="100" w:beforeAutospacing="1" w:after="100" w:afterAutospacing="1"/>
      <w:jc w:val="both"/>
      <w:textAlignment w:val="center"/>
    </w:pPr>
    <w:rPr>
      <w:rFonts w:ascii="Arial" w:eastAsiaTheme="minorEastAsia" w:hAnsi="Arial" w:cs="Arial"/>
      <w:b/>
      <w:color w:val="000000"/>
      <w:sz w:val="32"/>
      <w:szCs w:val="32"/>
      <w:lang w:eastAsia="en-AU"/>
    </w:rPr>
  </w:style>
  <w:style w:type="paragraph" w:customStyle="1" w:styleId="xl71">
    <w:name w:val="xl71"/>
    <w:basedOn w:val="Normal"/>
    <w:rsid w:val="00446896"/>
    <w:pPr>
      <w:pBdr>
        <w:top w:val="single" w:sz="4" w:space="0" w:color="B1BBCC"/>
        <w:left w:val="single" w:sz="4" w:space="0" w:color="B1BBCC"/>
        <w:bottom w:val="single" w:sz="4" w:space="0" w:color="B1BBCC"/>
        <w:right w:val="single" w:sz="4" w:space="0" w:color="B1BBCC"/>
      </w:pBdr>
      <w:shd w:val="clear" w:color="000000" w:fill="F2F2F2"/>
      <w:tabs>
        <w:tab w:val="left" w:pos="1962"/>
        <w:tab w:val="left" w:pos="1964"/>
        <w:tab w:val="center" w:pos="4513"/>
      </w:tabs>
      <w:spacing w:before="100" w:beforeAutospacing="1" w:after="100" w:afterAutospacing="1"/>
      <w:jc w:val="both"/>
      <w:textAlignment w:val="center"/>
    </w:pPr>
    <w:rPr>
      <w:rFonts w:ascii="Arial" w:eastAsiaTheme="minorEastAsia" w:hAnsi="Arial" w:cs="Arial"/>
      <w:b/>
      <w:color w:val="000000"/>
      <w:sz w:val="16"/>
      <w:szCs w:val="16"/>
      <w:lang w:eastAsia="en-AU"/>
    </w:rPr>
  </w:style>
  <w:style w:type="paragraph" w:customStyle="1" w:styleId="xl72">
    <w:name w:val="xl72"/>
    <w:basedOn w:val="Normal"/>
    <w:rsid w:val="00446896"/>
    <w:pPr>
      <w:pBdr>
        <w:top w:val="single" w:sz="4" w:space="0" w:color="B1BBCC"/>
        <w:left w:val="single" w:sz="4" w:space="0" w:color="B1BBCC"/>
        <w:bottom w:val="single" w:sz="4" w:space="0" w:color="B1BBCC"/>
        <w:right w:val="single" w:sz="4" w:space="0" w:color="B1BBCC"/>
      </w:pBdr>
      <w:shd w:val="clear" w:color="000000" w:fill="F2F2F2"/>
      <w:tabs>
        <w:tab w:val="left" w:pos="1962"/>
        <w:tab w:val="left" w:pos="1964"/>
        <w:tab w:val="center" w:pos="4513"/>
      </w:tabs>
      <w:spacing w:before="100" w:beforeAutospacing="1" w:after="100" w:afterAutospacing="1"/>
      <w:jc w:val="both"/>
      <w:textAlignment w:val="center"/>
    </w:pPr>
    <w:rPr>
      <w:rFonts w:ascii="Arial" w:eastAsiaTheme="minorEastAsia" w:hAnsi="Arial" w:cs="Arial"/>
      <w:bCs/>
      <w:sz w:val="18"/>
      <w:szCs w:val="18"/>
      <w:lang w:eastAsia="en-AU"/>
    </w:rPr>
  </w:style>
  <w:style w:type="paragraph" w:customStyle="1" w:styleId="xl73">
    <w:name w:val="xl73"/>
    <w:basedOn w:val="Normal"/>
    <w:rsid w:val="00446896"/>
    <w:pPr>
      <w:pBdr>
        <w:top w:val="single" w:sz="4" w:space="0" w:color="B1BBCC"/>
        <w:left w:val="single" w:sz="4" w:space="0" w:color="B1BBCC"/>
        <w:bottom w:val="single" w:sz="4" w:space="0" w:color="B1BBCC"/>
        <w:right w:val="single" w:sz="4" w:space="0" w:color="B1BBCC"/>
      </w:pBdr>
      <w:shd w:val="clear" w:color="000000" w:fill="FFFFFF"/>
      <w:tabs>
        <w:tab w:val="left" w:pos="1962"/>
        <w:tab w:val="left" w:pos="1964"/>
        <w:tab w:val="center" w:pos="4513"/>
      </w:tabs>
      <w:spacing w:before="100" w:beforeAutospacing="1" w:after="100" w:afterAutospacing="1"/>
      <w:jc w:val="both"/>
      <w:textAlignment w:val="center"/>
    </w:pPr>
    <w:rPr>
      <w:rFonts w:ascii="Arial" w:eastAsiaTheme="minorEastAsia" w:hAnsi="Arial" w:cs="Arial"/>
      <w:bCs/>
      <w:color w:val="2E75B5"/>
      <w:sz w:val="20"/>
      <w:szCs w:val="20"/>
      <w:lang w:eastAsia="en-AU"/>
    </w:rPr>
  </w:style>
  <w:style w:type="paragraph" w:customStyle="1" w:styleId="xl74">
    <w:name w:val="xl74"/>
    <w:basedOn w:val="Normal"/>
    <w:rsid w:val="00446896"/>
    <w:pPr>
      <w:pBdr>
        <w:top w:val="single" w:sz="4" w:space="0" w:color="B1BBCC"/>
        <w:left w:val="single" w:sz="4" w:space="0" w:color="B1BBCC"/>
        <w:bottom w:val="single" w:sz="4" w:space="0" w:color="B1BBCC"/>
        <w:right w:val="single" w:sz="4" w:space="0" w:color="B1BBCC"/>
      </w:pBdr>
      <w:shd w:val="clear" w:color="000000" w:fill="FFFFFF"/>
      <w:tabs>
        <w:tab w:val="left" w:pos="1962"/>
        <w:tab w:val="left" w:pos="1964"/>
        <w:tab w:val="center" w:pos="4513"/>
      </w:tabs>
      <w:spacing w:before="100" w:beforeAutospacing="1" w:after="100" w:afterAutospacing="1"/>
      <w:jc w:val="both"/>
      <w:textAlignment w:val="center"/>
    </w:pPr>
    <w:rPr>
      <w:rFonts w:ascii="Arial" w:eastAsiaTheme="minorEastAsia" w:hAnsi="Arial" w:cs="Arial"/>
      <w:bCs/>
      <w:color w:val="2E75B5"/>
      <w:sz w:val="20"/>
      <w:szCs w:val="20"/>
      <w:lang w:eastAsia="en-AU"/>
    </w:rPr>
  </w:style>
  <w:style w:type="paragraph" w:customStyle="1" w:styleId="xl75">
    <w:name w:val="xl75"/>
    <w:basedOn w:val="Normal"/>
    <w:rsid w:val="00446896"/>
    <w:pPr>
      <w:pBdr>
        <w:top w:val="single" w:sz="4" w:space="0" w:color="B1BBCC"/>
        <w:left w:val="single" w:sz="4" w:space="0" w:color="B1BBCC"/>
        <w:bottom w:val="single" w:sz="4" w:space="0" w:color="B1BBCC"/>
        <w:right w:val="single" w:sz="4" w:space="0" w:color="B1BBCC"/>
      </w:pBdr>
      <w:shd w:val="clear" w:color="000000" w:fill="FFFFFF"/>
      <w:tabs>
        <w:tab w:val="left" w:pos="1962"/>
        <w:tab w:val="left" w:pos="1964"/>
        <w:tab w:val="center" w:pos="4513"/>
      </w:tabs>
      <w:spacing w:before="100" w:beforeAutospacing="1" w:after="100" w:afterAutospacing="1"/>
      <w:jc w:val="both"/>
      <w:textAlignment w:val="center"/>
    </w:pPr>
    <w:rPr>
      <w:rFonts w:ascii="Arial" w:eastAsiaTheme="minorEastAsia" w:hAnsi="Arial" w:cs="Arial"/>
      <w:bCs/>
      <w:sz w:val="20"/>
      <w:szCs w:val="20"/>
      <w:lang w:eastAsia="en-AU"/>
    </w:rPr>
  </w:style>
  <w:style w:type="paragraph" w:customStyle="1" w:styleId="xl76">
    <w:name w:val="xl76"/>
    <w:basedOn w:val="Normal"/>
    <w:rsid w:val="00446896"/>
    <w:pPr>
      <w:pBdr>
        <w:top w:val="single" w:sz="4" w:space="0" w:color="B1BBCC"/>
        <w:left w:val="single" w:sz="4" w:space="0" w:color="B1BBCC"/>
        <w:bottom w:val="single" w:sz="4" w:space="0" w:color="B1BBCC"/>
        <w:right w:val="single" w:sz="4" w:space="0" w:color="B1BBCC"/>
      </w:pBdr>
      <w:shd w:val="clear" w:color="000000" w:fill="FFFFFF"/>
      <w:tabs>
        <w:tab w:val="left" w:pos="1962"/>
        <w:tab w:val="left" w:pos="1964"/>
        <w:tab w:val="center" w:pos="4513"/>
      </w:tabs>
      <w:spacing w:before="100" w:beforeAutospacing="1" w:after="100" w:afterAutospacing="1"/>
      <w:jc w:val="both"/>
      <w:textAlignment w:val="center"/>
    </w:pPr>
    <w:rPr>
      <w:rFonts w:ascii="Arial" w:eastAsiaTheme="minorEastAsia" w:hAnsi="Arial" w:cs="Arial"/>
      <w:b/>
      <w:color w:val="000000"/>
      <w:sz w:val="20"/>
      <w:szCs w:val="20"/>
      <w:lang w:eastAsia="en-AU"/>
    </w:rPr>
  </w:style>
  <w:style w:type="paragraph" w:customStyle="1" w:styleId="xl77">
    <w:name w:val="xl77"/>
    <w:basedOn w:val="Normal"/>
    <w:rsid w:val="00446896"/>
    <w:pPr>
      <w:pBdr>
        <w:top w:val="single" w:sz="4" w:space="0" w:color="B1BBCC"/>
        <w:left w:val="single" w:sz="4" w:space="0" w:color="B1BBCC"/>
        <w:bottom w:val="single" w:sz="4" w:space="0" w:color="B1BBCC"/>
        <w:right w:val="single" w:sz="4" w:space="0" w:color="B1BBCC"/>
      </w:pBdr>
      <w:shd w:val="clear" w:color="000000" w:fill="FFFFFF"/>
      <w:tabs>
        <w:tab w:val="left" w:pos="1962"/>
        <w:tab w:val="left" w:pos="1964"/>
        <w:tab w:val="center" w:pos="4513"/>
      </w:tabs>
      <w:spacing w:before="100" w:beforeAutospacing="1" w:after="100" w:afterAutospacing="1"/>
      <w:jc w:val="both"/>
      <w:textAlignment w:val="center"/>
    </w:pPr>
    <w:rPr>
      <w:rFonts w:ascii="Arial" w:eastAsiaTheme="minorEastAsia" w:hAnsi="Arial" w:cs="Arial"/>
      <w:b/>
      <w:color w:val="000000"/>
      <w:sz w:val="20"/>
      <w:szCs w:val="20"/>
      <w:lang w:eastAsia="en-AU"/>
    </w:rPr>
  </w:style>
  <w:style w:type="paragraph" w:customStyle="1" w:styleId="xl78">
    <w:name w:val="xl78"/>
    <w:basedOn w:val="Normal"/>
    <w:rsid w:val="00446896"/>
    <w:pPr>
      <w:pBdr>
        <w:top w:val="single" w:sz="4" w:space="0" w:color="B1BBCC"/>
        <w:left w:val="single" w:sz="4" w:space="0" w:color="B1BBCC"/>
        <w:bottom w:val="single" w:sz="4" w:space="0" w:color="B1BBCC"/>
        <w:right w:val="single" w:sz="4" w:space="0" w:color="B1BBCC"/>
      </w:pBdr>
      <w:shd w:val="clear" w:color="000000" w:fill="BFBFBF"/>
      <w:tabs>
        <w:tab w:val="left" w:pos="1962"/>
        <w:tab w:val="left" w:pos="1964"/>
        <w:tab w:val="center" w:pos="4513"/>
      </w:tabs>
      <w:spacing w:before="100" w:beforeAutospacing="1" w:after="100" w:afterAutospacing="1"/>
      <w:jc w:val="both"/>
      <w:textAlignment w:val="center"/>
    </w:pPr>
    <w:rPr>
      <w:rFonts w:ascii="Arial" w:eastAsiaTheme="minorEastAsia" w:hAnsi="Arial" w:cs="Arial"/>
      <w:b/>
      <w:color w:val="000000"/>
      <w:sz w:val="20"/>
      <w:szCs w:val="20"/>
      <w:lang w:eastAsia="en-AU"/>
    </w:rPr>
  </w:style>
  <w:style w:type="paragraph" w:customStyle="1" w:styleId="xl79">
    <w:name w:val="xl79"/>
    <w:basedOn w:val="Normal"/>
    <w:rsid w:val="00446896"/>
    <w:pPr>
      <w:pBdr>
        <w:top w:val="single" w:sz="4" w:space="0" w:color="B1BBCC"/>
        <w:left w:val="single" w:sz="4" w:space="0" w:color="B1BBCC"/>
        <w:bottom w:val="single" w:sz="4" w:space="0" w:color="B1BBCC"/>
        <w:right w:val="single" w:sz="4" w:space="0" w:color="B1BBCC"/>
      </w:pBdr>
      <w:shd w:val="clear" w:color="000000" w:fill="BFBFBF"/>
      <w:tabs>
        <w:tab w:val="left" w:pos="1962"/>
        <w:tab w:val="left" w:pos="1964"/>
        <w:tab w:val="center" w:pos="4513"/>
      </w:tabs>
      <w:spacing w:before="100" w:beforeAutospacing="1" w:after="100" w:afterAutospacing="1"/>
      <w:jc w:val="both"/>
      <w:textAlignment w:val="center"/>
    </w:pPr>
    <w:rPr>
      <w:rFonts w:ascii="Arial" w:eastAsiaTheme="minorEastAsia" w:hAnsi="Arial" w:cs="Arial"/>
      <w:b/>
      <w:color w:val="000000"/>
      <w:sz w:val="20"/>
      <w:szCs w:val="20"/>
      <w:lang w:eastAsia="en-AU"/>
    </w:rPr>
  </w:style>
  <w:style w:type="paragraph" w:customStyle="1" w:styleId="xl80">
    <w:name w:val="xl80"/>
    <w:basedOn w:val="Normal"/>
    <w:rsid w:val="00446896"/>
    <w:pPr>
      <w:pBdr>
        <w:top w:val="single" w:sz="4" w:space="0" w:color="B1BBCC"/>
        <w:left w:val="single" w:sz="4" w:space="0" w:color="B1BBCC"/>
        <w:bottom w:val="single" w:sz="4" w:space="0" w:color="B1BBCC"/>
        <w:right w:val="single" w:sz="4" w:space="0" w:color="B1BBCC"/>
      </w:pBdr>
      <w:shd w:val="clear" w:color="000000" w:fill="BFBFBF"/>
      <w:tabs>
        <w:tab w:val="left" w:pos="1962"/>
        <w:tab w:val="left" w:pos="1964"/>
        <w:tab w:val="center" w:pos="4513"/>
      </w:tabs>
      <w:spacing w:before="100" w:beforeAutospacing="1" w:after="100" w:afterAutospacing="1"/>
      <w:jc w:val="both"/>
      <w:textAlignment w:val="center"/>
    </w:pPr>
    <w:rPr>
      <w:rFonts w:ascii="Arial" w:eastAsiaTheme="minorEastAsia" w:hAnsi="Arial" w:cs="Arial"/>
      <w:bCs/>
      <w:sz w:val="20"/>
      <w:szCs w:val="20"/>
      <w:lang w:eastAsia="en-AU"/>
    </w:rPr>
  </w:style>
  <w:style w:type="paragraph" w:customStyle="1" w:styleId="xl81">
    <w:name w:val="xl81"/>
    <w:basedOn w:val="Normal"/>
    <w:rsid w:val="00446896"/>
    <w:pPr>
      <w:pBdr>
        <w:top w:val="single" w:sz="4" w:space="0" w:color="B1BBCC"/>
        <w:left w:val="single" w:sz="4" w:space="0" w:color="B1BBCC"/>
        <w:bottom w:val="single" w:sz="4" w:space="0" w:color="B1BBCC"/>
        <w:right w:val="single" w:sz="4" w:space="0" w:color="B1BBCC"/>
      </w:pBdr>
      <w:shd w:val="clear" w:color="000000" w:fill="FFFFFF"/>
      <w:tabs>
        <w:tab w:val="left" w:pos="1962"/>
        <w:tab w:val="left" w:pos="1964"/>
        <w:tab w:val="center" w:pos="4513"/>
      </w:tabs>
      <w:spacing w:before="100" w:beforeAutospacing="1" w:after="100" w:afterAutospacing="1"/>
      <w:jc w:val="both"/>
      <w:textAlignment w:val="center"/>
    </w:pPr>
    <w:rPr>
      <w:rFonts w:ascii="Arial" w:eastAsiaTheme="minorEastAsia" w:hAnsi="Arial" w:cs="Arial"/>
      <w:b/>
      <w:sz w:val="20"/>
      <w:szCs w:val="20"/>
      <w:lang w:eastAsia="en-AU"/>
    </w:rPr>
  </w:style>
  <w:style w:type="paragraph" w:customStyle="1" w:styleId="xl82">
    <w:name w:val="xl82"/>
    <w:basedOn w:val="Normal"/>
    <w:rsid w:val="00446896"/>
    <w:pPr>
      <w:tabs>
        <w:tab w:val="left" w:pos="1962"/>
        <w:tab w:val="left" w:pos="1964"/>
        <w:tab w:val="center" w:pos="4513"/>
      </w:tabs>
      <w:spacing w:before="100" w:beforeAutospacing="1" w:after="100" w:afterAutospacing="1"/>
      <w:jc w:val="both"/>
      <w:textAlignment w:val="center"/>
    </w:pPr>
    <w:rPr>
      <w:rFonts w:ascii="Times New Roman" w:eastAsiaTheme="minorEastAsia" w:hAnsi="Times New Roman" w:cs="SimSun"/>
      <w:bCs/>
      <w:sz w:val="24"/>
      <w:szCs w:val="24"/>
      <w:lang w:eastAsia="en-AU"/>
    </w:rPr>
  </w:style>
  <w:style w:type="paragraph" w:customStyle="1" w:styleId="xl83">
    <w:name w:val="xl83"/>
    <w:basedOn w:val="Normal"/>
    <w:rsid w:val="00446896"/>
    <w:pPr>
      <w:tabs>
        <w:tab w:val="left" w:pos="1962"/>
        <w:tab w:val="left" w:pos="1964"/>
        <w:tab w:val="center" w:pos="4513"/>
      </w:tabs>
      <w:spacing w:before="100" w:beforeAutospacing="1" w:after="100" w:afterAutospacing="1"/>
      <w:jc w:val="both"/>
      <w:textAlignment w:val="center"/>
    </w:pPr>
    <w:rPr>
      <w:rFonts w:ascii="Times New Roman" w:eastAsiaTheme="minorEastAsia" w:hAnsi="Times New Roman" w:cs="SimSun"/>
      <w:bCs/>
      <w:sz w:val="20"/>
      <w:szCs w:val="20"/>
      <w:lang w:eastAsia="en-AU"/>
    </w:rPr>
  </w:style>
  <w:style w:type="paragraph" w:customStyle="1" w:styleId="xl84">
    <w:name w:val="xl84"/>
    <w:basedOn w:val="Normal"/>
    <w:rsid w:val="00446896"/>
    <w:pPr>
      <w:tabs>
        <w:tab w:val="left" w:pos="1962"/>
        <w:tab w:val="left" w:pos="1964"/>
        <w:tab w:val="center" w:pos="4513"/>
      </w:tabs>
      <w:spacing w:before="100" w:beforeAutospacing="1" w:after="100" w:afterAutospacing="1"/>
      <w:jc w:val="center"/>
      <w:textAlignment w:val="center"/>
    </w:pPr>
    <w:rPr>
      <w:rFonts w:ascii="Times New Roman" w:eastAsiaTheme="minorEastAsia" w:hAnsi="Times New Roman" w:cs="SimSun"/>
      <w:bCs/>
      <w:sz w:val="24"/>
      <w:szCs w:val="24"/>
      <w:lang w:eastAsia="en-AU"/>
    </w:rPr>
  </w:style>
  <w:style w:type="paragraph" w:customStyle="1" w:styleId="xl85">
    <w:name w:val="xl85"/>
    <w:basedOn w:val="Normal"/>
    <w:rsid w:val="00446896"/>
    <w:pPr>
      <w:pBdr>
        <w:top w:val="single" w:sz="4" w:space="0" w:color="B1BBCC"/>
        <w:left w:val="single" w:sz="4" w:space="0" w:color="B1BBCC"/>
        <w:bottom w:val="single" w:sz="4" w:space="0" w:color="B1BBCC"/>
        <w:right w:val="single" w:sz="4" w:space="0" w:color="B1BBCC"/>
      </w:pBdr>
      <w:shd w:val="clear" w:color="000000" w:fill="F2F2F2"/>
      <w:tabs>
        <w:tab w:val="left" w:pos="1962"/>
        <w:tab w:val="left" w:pos="1964"/>
        <w:tab w:val="center" w:pos="4513"/>
      </w:tabs>
      <w:spacing w:before="100" w:beforeAutospacing="1" w:after="100" w:afterAutospacing="1"/>
      <w:jc w:val="both"/>
      <w:textAlignment w:val="center"/>
    </w:pPr>
    <w:rPr>
      <w:rFonts w:ascii="Times New Roman" w:eastAsiaTheme="minorEastAsia" w:hAnsi="Times New Roman" w:cs="SimSun"/>
      <w:bCs/>
      <w:color w:val="000000"/>
      <w:sz w:val="18"/>
      <w:szCs w:val="18"/>
      <w:lang w:eastAsia="en-AU"/>
    </w:rPr>
  </w:style>
  <w:style w:type="paragraph" w:customStyle="1" w:styleId="xl86">
    <w:name w:val="xl86"/>
    <w:basedOn w:val="Normal"/>
    <w:rsid w:val="00446896"/>
    <w:pPr>
      <w:shd w:val="clear" w:color="000000" w:fill="F2F2F2"/>
      <w:tabs>
        <w:tab w:val="left" w:pos="1962"/>
        <w:tab w:val="left" w:pos="1964"/>
        <w:tab w:val="center" w:pos="4513"/>
      </w:tabs>
      <w:spacing w:before="100" w:beforeAutospacing="1" w:after="100" w:afterAutospacing="1"/>
      <w:jc w:val="both"/>
      <w:textAlignment w:val="center"/>
    </w:pPr>
    <w:rPr>
      <w:rFonts w:ascii="Times New Roman" w:eastAsiaTheme="minorEastAsia" w:hAnsi="Times New Roman" w:cs="SimSun"/>
      <w:bCs/>
      <w:sz w:val="24"/>
      <w:szCs w:val="24"/>
      <w:lang w:eastAsia="en-AU"/>
    </w:rPr>
  </w:style>
  <w:style w:type="paragraph" w:customStyle="1" w:styleId="xl87">
    <w:name w:val="xl87"/>
    <w:basedOn w:val="Normal"/>
    <w:rsid w:val="00446896"/>
    <w:pPr>
      <w:pBdr>
        <w:top w:val="single" w:sz="4" w:space="0" w:color="B1BBCC"/>
        <w:left w:val="single" w:sz="4" w:space="0" w:color="B1BBCC"/>
        <w:bottom w:val="single" w:sz="4" w:space="0" w:color="B1BBCC"/>
        <w:right w:val="single" w:sz="4" w:space="0" w:color="B1BBCC"/>
      </w:pBdr>
      <w:shd w:val="clear" w:color="000000" w:fill="FFFFFF"/>
      <w:tabs>
        <w:tab w:val="left" w:pos="1962"/>
        <w:tab w:val="left" w:pos="1964"/>
        <w:tab w:val="center" w:pos="4513"/>
      </w:tabs>
      <w:spacing w:before="100" w:beforeAutospacing="1" w:after="100" w:afterAutospacing="1"/>
      <w:jc w:val="both"/>
      <w:textAlignment w:val="center"/>
    </w:pPr>
    <w:rPr>
      <w:rFonts w:ascii="Arial" w:eastAsiaTheme="minorEastAsia" w:hAnsi="Arial" w:cs="Arial"/>
      <w:bCs/>
      <w:color w:val="000000"/>
      <w:sz w:val="20"/>
      <w:szCs w:val="20"/>
      <w:lang w:eastAsia="en-AU"/>
    </w:rPr>
  </w:style>
  <w:style w:type="paragraph" w:customStyle="1" w:styleId="xl88">
    <w:name w:val="xl88"/>
    <w:basedOn w:val="Normal"/>
    <w:rsid w:val="00446896"/>
    <w:pPr>
      <w:tabs>
        <w:tab w:val="left" w:pos="1962"/>
        <w:tab w:val="left" w:pos="1964"/>
        <w:tab w:val="center" w:pos="4513"/>
      </w:tabs>
      <w:spacing w:before="100" w:beforeAutospacing="1" w:after="100" w:afterAutospacing="1"/>
      <w:jc w:val="both"/>
      <w:textAlignment w:val="center"/>
    </w:pPr>
    <w:rPr>
      <w:rFonts w:ascii="Arial" w:eastAsiaTheme="minorEastAsia" w:hAnsi="Arial" w:cs="Arial"/>
      <w:bCs/>
      <w:sz w:val="20"/>
      <w:szCs w:val="20"/>
      <w:lang w:eastAsia="en-AU"/>
    </w:rPr>
  </w:style>
  <w:style w:type="paragraph" w:customStyle="1" w:styleId="xl89">
    <w:name w:val="xl89"/>
    <w:basedOn w:val="Normal"/>
    <w:rsid w:val="00446896"/>
    <w:pPr>
      <w:pBdr>
        <w:top w:val="single" w:sz="4" w:space="0" w:color="B1BBCC"/>
        <w:left w:val="single" w:sz="4" w:space="0" w:color="B1BBCC"/>
        <w:bottom w:val="single" w:sz="4" w:space="0" w:color="B1BBCC"/>
        <w:right w:val="single" w:sz="4" w:space="0" w:color="B1BBCC"/>
      </w:pBdr>
      <w:shd w:val="clear" w:color="000000" w:fill="BFBFBF"/>
      <w:tabs>
        <w:tab w:val="left" w:pos="1962"/>
        <w:tab w:val="left" w:pos="1964"/>
        <w:tab w:val="center" w:pos="4513"/>
      </w:tabs>
      <w:spacing w:before="100" w:beforeAutospacing="1" w:after="100" w:afterAutospacing="1"/>
      <w:jc w:val="both"/>
      <w:textAlignment w:val="center"/>
    </w:pPr>
    <w:rPr>
      <w:rFonts w:ascii="Arial" w:eastAsiaTheme="minorEastAsia" w:hAnsi="Arial" w:cs="Arial"/>
      <w:bCs/>
      <w:color w:val="000000"/>
      <w:sz w:val="20"/>
      <w:szCs w:val="20"/>
      <w:lang w:eastAsia="en-AU"/>
    </w:rPr>
  </w:style>
  <w:style w:type="paragraph" w:customStyle="1" w:styleId="xl90">
    <w:name w:val="xl90"/>
    <w:basedOn w:val="Normal"/>
    <w:rsid w:val="00446896"/>
    <w:pPr>
      <w:shd w:val="clear" w:color="000000" w:fill="BFBFBF"/>
      <w:tabs>
        <w:tab w:val="left" w:pos="1962"/>
        <w:tab w:val="left" w:pos="1964"/>
        <w:tab w:val="center" w:pos="4513"/>
      </w:tabs>
      <w:spacing w:before="100" w:beforeAutospacing="1" w:after="100" w:afterAutospacing="1"/>
      <w:jc w:val="both"/>
      <w:textAlignment w:val="center"/>
    </w:pPr>
    <w:rPr>
      <w:rFonts w:ascii="Arial" w:eastAsiaTheme="minorEastAsia" w:hAnsi="Arial" w:cs="Arial"/>
      <w:bCs/>
      <w:sz w:val="20"/>
      <w:szCs w:val="20"/>
      <w:lang w:eastAsia="en-AU"/>
    </w:rPr>
  </w:style>
  <w:style w:type="paragraph" w:customStyle="1" w:styleId="xl91">
    <w:name w:val="xl91"/>
    <w:basedOn w:val="Normal"/>
    <w:rsid w:val="00446896"/>
    <w:pPr>
      <w:tabs>
        <w:tab w:val="left" w:pos="1962"/>
        <w:tab w:val="left" w:pos="1964"/>
        <w:tab w:val="center" w:pos="4513"/>
      </w:tabs>
      <w:spacing w:before="100" w:beforeAutospacing="1" w:after="100" w:afterAutospacing="1"/>
      <w:jc w:val="both"/>
      <w:textAlignment w:val="center"/>
    </w:pPr>
    <w:rPr>
      <w:rFonts w:ascii="Arial" w:eastAsiaTheme="minorEastAsia" w:hAnsi="Arial" w:cs="Arial"/>
      <w:b/>
      <w:sz w:val="20"/>
      <w:szCs w:val="20"/>
      <w:lang w:eastAsia="en-AU"/>
    </w:rPr>
  </w:style>
  <w:style w:type="paragraph" w:customStyle="1" w:styleId="xl92">
    <w:name w:val="xl92"/>
    <w:basedOn w:val="Normal"/>
    <w:rsid w:val="00446896"/>
    <w:pPr>
      <w:tabs>
        <w:tab w:val="left" w:pos="1962"/>
        <w:tab w:val="left" w:pos="1964"/>
        <w:tab w:val="center" w:pos="4513"/>
      </w:tabs>
      <w:spacing w:before="100" w:beforeAutospacing="1" w:after="100" w:afterAutospacing="1"/>
      <w:jc w:val="both"/>
      <w:textAlignment w:val="center"/>
    </w:pPr>
    <w:rPr>
      <w:rFonts w:ascii="Arial" w:eastAsiaTheme="minorEastAsia" w:hAnsi="Arial" w:cs="Arial"/>
      <w:b/>
      <w:color w:val="FF0000"/>
      <w:sz w:val="20"/>
      <w:szCs w:val="20"/>
      <w:lang w:eastAsia="en-AU"/>
    </w:rPr>
  </w:style>
  <w:style w:type="paragraph" w:customStyle="1" w:styleId="xl93">
    <w:name w:val="xl93"/>
    <w:basedOn w:val="Normal"/>
    <w:rsid w:val="00446896"/>
    <w:pPr>
      <w:tabs>
        <w:tab w:val="left" w:pos="1962"/>
        <w:tab w:val="left" w:pos="1964"/>
        <w:tab w:val="center" w:pos="4513"/>
      </w:tabs>
      <w:spacing w:before="100" w:beforeAutospacing="1" w:after="100" w:afterAutospacing="1"/>
      <w:jc w:val="both"/>
      <w:textAlignment w:val="center"/>
    </w:pPr>
    <w:rPr>
      <w:rFonts w:ascii="Arial" w:eastAsiaTheme="minorEastAsia" w:hAnsi="Arial" w:cs="Arial"/>
      <w:bCs/>
      <w:color w:val="FF0000"/>
      <w:sz w:val="20"/>
      <w:szCs w:val="20"/>
      <w:lang w:eastAsia="en-AU"/>
    </w:rPr>
  </w:style>
  <w:style w:type="paragraph" w:customStyle="1" w:styleId="xl94">
    <w:name w:val="xl94"/>
    <w:basedOn w:val="Normal"/>
    <w:rsid w:val="00446896"/>
    <w:pPr>
      <w:pBdr>
        <w:top w:val="single" w:sz="4" w:space="0" w:color="B1BBCC"/>
        <w:left w:val="single" w:sz="4" w:space="0" w:color="B1BBCC"/>
        <w:bottom w:val="single" w:sz="4" w:space="0" w:color="B1BBCC"/>
        <w:right w:val="single" w:sz="4" w:space="0" w:color="B1BBCC"/>
      </w:pBdr>
      <w:shd w:val="clear" w:color="000000" w:fill="FFFFFF"/>
      <w:tabs>
        <w:tab w:val="left" w:pos="1962"/>
        <w:tab w:val="left" w:pos="1964"/>
        <w:tab w:val="center" w:pos="4513"/>
      </w:tabs>
      <w:spacing w:before="100" w:beforeAutospacing="1" w:after="100" w:afterAutospacing="1"/>
      <w:jc w:val="both"/>
      <w:textAlignment w:val="center"/>
    </w:pPr>
    <w:rPr>
      <w:rFonts w:ascii="Times New Roman" w:eastAsiaTheme="minorEastAsia" w:hAnsi="Times New Roman" w:cs="SimSun"/>
      <w:bCs/>
      <w:color w:val="0563C1"/>
      <w:sz w:val="24"/>
      <w:szCs w:val="24"/>
      <w:u w:val="single"/>
      <w:lang w:eastAsia="en-AU"/>
    </w:rPr>
  </w:style>
  <w:style w:type="paragraph" w:customStyle="1" w:styleId="xl95">
    <w:name w:val="xl95"/>
    <w:basedOn w:val="Normal"/>
    <w:rsid w:val="00446896"/>
    <w:pPr>
      <w:pBdr>
        <w:top w:val="single" w:sz="4" w:space="0" w:color="B1BBCC"/>
        <w:left w:val="single" w:sz="4" w:space="0" w:color="B1BBCC"/>
        <w:bottom w:val="single" w:sz="4" w:space="0" w:color="B1BBCC"/>
        <w:right w:val="single" w:sz="4" w:space="0" w:color="B1BBCC"/>
      </w:pBdr>
      <w:shd w:val="clear" w:color="000000" w:fill="FFFFFF"/>
      <w:tabs>
        <w:tab w:val="left" w:pos="1962"/>
        <w:tab w:val="left" w:pos="1964"/>
        <w:tab w:val="center" w:pos="4513"/>
      </w:tabs>
      <w:spacing w:before="100" w:beforeAutospacing="1" w:after="100" w:afterAutospacing="1"/>
      <w:jc w:val="both"/>
      <w:textAlignment w:val="center"/>
    </w:pPr>
    <w:rPr>
      <w:rFonts w:ascii="Arial" w:eastAsiaTheme="minorEastAsia" w:hAnsi="Arial" w:cs="Arial"/>
      <w:bCs/>
      <w:sz w:val="20"/>
      <w:szCs w:val="20"/>
      <w:lang w:eastAsia="en-AU"/>
    </w:rPr>
  </w:style>
  <w:style w:type="paragraph" w:customStyle="1" w:styleId="xl96">
    <w:name w:val="xl96"/>
    <w:basedOn w:val="Normal"/>
    <w:rsid w:val="00446896"/>
    <w:pPr>
      <w:pBdr>
        <w:top w:val="single" w:sz="4" w:space="0" w:color="B1BBCC"/>
        <w:left w:val="single" w:sz="4" w:space="0" w:color="B1BBCC"/>
        <w:bottom w:val="single" w:sz="4" w:space="0" w:color="B1BBCC"/>
        <w:right w:val="single" w:sz="4" w:space="0" w:color="B1BBCC"/>
      </w:pBdr>
      <w:shd w:val="clear" w:color="000000" w:fill="F2F2F2"/>
      <w:tabs>
        <w:tab w:val="left" w:pos="1962"/>
        <w:tab w:val="left" w:pos="1964"/>
        <w:tab w:val="center" w:pos="4513"/>
      </w:tabs>
      <w:spacing w:before="100" w:beforeAutospacing="1" w:after="100" w:afterAutospacing="1"/>
      <w:jc w:val="center"/>
      <w:textAlignment w:val="center"/>
    </w:pPr>
    <w:rPr>
      <w:rFonts w:ascii="Arial" w:eastAsiaTheme="minorEastAsia" w:hAnsi="Arial" w:cs="Arial"/>
      <w:bCs/>
      <w:sz w:val="18"/>
      <w:szCs w:val="18"/>
      <w:lang w:eastAsia="en-AU"/>
    </w:rPr>
  </w:style>
  <w:style w:type="paragraph" w:customStyle="1" w:styleId="xl97">
    <w:name w:val="xl97"/>
    <w:basedOn w:val="Normal"/>
    <w:rsid w:val="00446896"/>
    <w:pPr>
      <w:pBdr>
        <w:top w:val="single" w:sz="4" w:space="0" w:color="B1BBCC"/>
        <w:left w:val="single" w:sz="4" w:space="0" w:color="B1BBCC"/>
        <w:bottom w:val="single" w:sz="4" w:space="0" w:color="B1BBCC"/>
        <w:right w:val="single" w:sz="4" w:space="0" w:color="B1BBCC"/>
      </w:pBdr>
      <w:shd w:val="clear" w:color="000000" w:fill="F2F2F2"/>
      <w:tabs>
        <w:tab w:val="left" w:pos="1962"/>
        <w:tab w:val="left" w:pos="1964"/>
        <w:tab w:val="center" w:pos="4513"/>
      </w:tabs>
      <w:spacing w:before="100" w:beforeAutospacing="1" w:after="100" w:afterAutospacing="1"/>
      <w:jc w:val="both"/>
      <w:textAlignment w:val="center"/>
    </w:pPr>
    <w:rPr>
      <w:rFonts w:ascii="Arial" w:eastAsiaTheme="minorEastAsia" w:hAnsi="Arial" w:cs="Arial"/>
      <w:bCs/>
      <w:sz w:val="18"/>
      <w:szCs w:val="18"/>
      <w:lang w:eastAsia="en-AU"/>
    </w:rPr>
  </w:style>
  <w:style w:type="paragraph" w:customStyle="1" w:styleId="xl98">
    <w:name w:val="xl98"/>
    <w:basedOn w:val="Normal"/>
    <w:rsid w:val="00446896"/>
    <w:pPr>
      <w:pBdr>
        <w:top w:val="single" w:sz="4" w:space="0" w:color="B1BBCC"/>
        <w:left w:val="single" w:sz="4" w:space="0" w:color="B1BBCC"/>
        <w:bottom w:val="single" w:sz="4" w:space="0" w:color="B1BBCC"/>
        <w:right w:val="single" w:sz="4" w:space="0" w:color="B1BBCC"/>
      </w:pBdr>
      <w:shd w:val="clear" w:color="000000" w:fill="FFFFFF"/>
      <w:tabs>
        <w:tab w:val="left" w:pos="1962"/>
        <w:tab w:val="left" w:pos="1964"/>
        <w:tab w:val="center" w:pos="4513"/>
      </w:tabs>
      <w:spacing w:before="100" w:beforeAutospacing="1" w:after="100" w:afterAutospacing="1"/>
      <w:jc w:val="center"/>
      <w:textAlignment w:val="center"/>
    </w:pPr>
    <w:rPr>
      <w:rFonts w:ascii="Arial" w:eastAsiaTheme="minorEastAsia" w:hAnsi="Arial" w:cs="Arial"/>
      <w:bCs/>
      <w:sz w:val="20"/>
      <w:szCs w:val="20"/>
      <w:lang w:eastAsia="en-AU"/>
    </w:rPr>
  </w:style>
  <w:style w:type="paragraph" w:customStyle="1" w:styleId="xl99">
    <w:name w:val="xl99"/>
    <w:basedOn w:val="Normal"/>
    <w:rsid w:val="00446896"/>
    <w:pPr>
      <w:pBdr>
        <w:top w:val="single" w:sz="4" w:space="0" w:color="B1BBCC"/>
        <w:left w:val="single" w:sz="4" w:space="0" w:color="B1BBCC"/>
        <w:bottom w:val="single" w:sz="4" w:space="0" w:color="B1BBCC"/>
        <w:right w:val="single" w:sz="4" w:space="0" w:color="B1BBCC"/>
      </w:pBdr>
      <w:shd w:val="clear" w:color="000000" w:fill="FFFFFF"/>
      <w:tabs>
        <w:tab w:val="left" w:pos="1962"/>
        <w:tab w:val="left" w:pos="1964"/>
        <w:tab w:val="center" w:pos="4513"/>
      </w:tabs>
      <w:spacing w:before="100" w:beforeAutospacing="1" w:after="100" w:afterAutospacing="1"/>
      <w:jc w:val="both"/>
      <w:textAlignment w:val="center"/>
    </w:pPr>
    <w:rPr>
      <w:rFonts w:ascii="Arial" w:eastAsiaTheme="minorEastAsia" w:hAnsi="Arial" w:cs="Arial"/>
      <w:bCs/>
      <w:color w:val="0563C1"/>
      <w:sz w:val="20"/>
      <w:szCs w:val="20"/>
      <w:u w:val="single"/>
      <w:lang w:eastAsia="en-AU"/>
    </w:rPr>
  </w:style>
  <w:style w:type="paragraph" w:customStyle="1" w:styleId="xl100">
    <w:name w:val="xl100"/>
    <w:basedOn w:val="Normal"/>
    <w:rsid w:val="00446896"/>
    <w:pPr>
      <w:pBdr>
        <w:top w:val="single" w:sz="4" w:space="0" w:color="B1BBCC"/>
        <w:left w:val="single" w:sz="4" w:space="0" w:color="B1BBCC"/>
        <w:bottom w:val="single" w:sz="4" w:space="0" w:color="B1BBCC"/>
        <w:right w:val="single" w:sz="4" w:space="0" w:color="B1BBCC"/>
      </w:pBdr>
      <w:shd w:val="clear" w:color="000000" w:fill="BFBFBF"/>
      <w:tabs>
        <w:tab w:val="left" w:pos="1962"/>
        <w:tab w:val="left" w:pos="1964"/>
        <w:tab w:val="center" w:pos="4513"/>
      </w:tabs>
      <w:spacing w:before="100" w:beforeAutospacing="1" w:after="100" w:afterAutospacing="1"/>
      <w:jc w:val="center"/>
      <w:textAlignment w:val="center"/>
    </w:pPr>
    <w:rPr>
      <w:rFonts w:ascii="Arial" w:eastAsiaTheme="minorEastAsia" w:hAnsi="Arial" w:cs="Arial"/>
      <w:bCs/>
      <w:sz w:val="20"/>
      <w:szCs w:val="20"/>
      <w:lang w:eastAsia="en-AU"/>
    </w:rPr>
  </w:style>
  <w:style w:type="paragraph" w:customStyle="1" w:styleId="xl101">
    <w:name w:val="xl101"/>
    <w:basedOn w:val="Normal"/>
    <w:rsid w:val="00446896"/>
    <w:pPr>
      <w:pBdr>
        <w:top w:val="single" w:sz="4" w:space="0" w:color="B1BBCC"/>
        <w:left w:val="single" w:sz="4" w:space="0" w:color="B1BBCC"/>
        <w:bottom w:val="single" w:sz="4" w:space="0" w:color="B1BBCC"/>
        <w:right w:val="single" w:sz="4" w:space="0" w:color="B1BBCC"/>
      </w:pBdr>
      <w:shd w:val="clear" w:color="000000" w:fill="BFBFBF"/>
      <w:tabs>
        <w:tab w:val="left" w:pos="1962"/>
        <w:tab w:val="left" w:pos="1964"/>
        <w:tab w:val="center" w:pos="4513"/>
      </w:tabs>
      <w:spacing w:before="100" w:beforeAutospacing="1" w:after="100" w:afterAutospacing="1"/>
      <w:jc w:val="both"/>
      <w:textAlignment w:val="center"/>
    </w:pPr>
    <w:rPr>
      <w:rFonts w:ascii="Arial" w:eastAsiaTheme="minorEastAsia" w:hAnsi="Arial" w:cs="Arial"/>
      <w:bCs/>
      <w:sz w:val="20"/>
      <w:szCs w:val="20"/>
      <w:lang w:eastAsia="en-AU"/>
    </w:rPr>
  </w:style>
  <w:style w:type="paragraph" w:customStyle="1" w:styleId="xl102">
    <w:name w:val="xl102"/>
    <w:basedOn w:val="Normal"/>
    <w:rsid w:val="00446896"/>
    <w:pPr>
      <w:pBdr>
        <w:top w:val="single" w:sz="4" w:space="0" w:color="B1BBCC"/>
        <w:left w:val="single" w:sz="4" w:space="0" w:color="B1BBCC"/>
        <w:bottom w:val="single" w:sz="4" w:space="0" w:color="B1BBCC"/>
        <w:right w:val="single" w:sz="4" w:space="0" w:color="B1BBCC"/>
      </w:pBdr>
      <w:shd w:val="clear" w:color="000000" w:fill="FFFFFF"/>
      <w:tabs>
        <w:tab w:val="left" w:pos="1962"/>
        <w:tab w:val="left" w:pos="1964"/>
        <w:tab w:val="center" w:pos="4513"/>
      </w:tabs>
      <w:spacing w:before="100" w:beforeAutospacing="1" w:after="100" w:afterAutospacing="1"/>
      <w:jc w:val="both"/>
      <w:textAlignment w:val="center"/>
    </w:pPr>
    <w:rPr>
      <w:rFonts w:ascii="Arial" w:eastAsiaTheme="minorEastAsia" w:hAnsi="Arial" w:cs="Arial"/>
      <w:b/>
      <w:sz w:val="20"/>
      <w:szCs w:val="20"/>
      <w:lang w:eastAsia="en-AU"/>
    </w:rPr>
  </w:style>
  <w:style w:type="paragraph" w:customStyle="1" w:styleId="xl103">
    <w:name w:val="xl103"/>
    <w:basedOn w:val="Normal"/>
    <w:rsid w:val="00446896"/>
    <w:pPr>
      <w:pBdr>
        <w:top w:val="single" w:sz="4" w:space="0" w:color="B1BBCC"/>
        <w:left w:val="single" w:sz="4" w:space="0" w:color="B1BBCC"/>
        <w:bottom w:val="single" w:sz="4" w:space="0" w:color="B1BBCC"/>
        <w:right w:val="single" w:sz="4" w:space="0" w:color="B1BBCC"/>
      </w:pBdr>
      <w:shd w:val="clear" w:color="000000" w:fill="F2F2F2"/>
      <w:tabs>
        <w:tab w:val="left" w:pos="1962"/>
        <w:tab w:val="left" w:pos="1964"/>
        <w:tab w:val="center" w:pos="4513"/>
      </w:tabs>
      <w:spacing w:before="100" w:beforeAutospacing="1" w:after="100" w:afterAutospacing="1"/>
      <w:jc w:val="both"/>
      <w:textAlignment w:val="center"/>
    </w:pPr>
    <w:rPr>
      <w:rFonts w:ascii="Arial" w:eastAsiaTheme="minorEastAsia" w:hAnsi="Arial" w:cs="Arial"/>
      <w:bCs/>
      <w:sz w:val="20"/>
      <w:szCs w:val="20"/>
      <w:lang w:eastAsia="en-AU"/>
    </w:rPr>
  </w:style>
  <w:style w:type="paragraph" w:customStyle="1" w:styleId="xl104">
    <w:name w:val="xl104"/>
    <w:basedOn w:val="Normal"/>
    <w:rsid w:val="00446896"/>
    <w:pPr>
      <w:pBdr>
        <w:top w:val="single" w:sz="4" w:space="0" w:color="B1BBCC"/>
        <w:left w:val="single" w:sz="4" w:space="0" w:color="B1BBCC"/>
        <w:bottom w:val="single" w:sz="4" w:space="0" w:color="B1BBCC"/>
        <w:right w:val="single" w:sz="4" w:space="0" w:color="B1BBCC"/>
      </w:pBdr>
      <w:shd w:val="clear" w:color="000000" w:fill="FFFFFF"/>
      <w:tabs>
        <w:tab w:val="left" w:pos="1962"/>
        <w:tab w:val="left" w:pos="1964"/>
        <w:tab w:val="center" w:pos="4513"/>
      </w:tabs>
      <w:spacing w:before="100" w:beforeAutospacing="1" w:after="100" w:afterAutospacing="1"/>
      <w:jc w:val="both"/>
      <w:textAlignment w:val="center"/>
    </w:pPr>
    <w:rPr>
      <w:rFonts w:ascii="Times New Roman" w:eastAsiaTheme="minorEastAsia" w:hAnsi="Times New Roman" w:cs="SimSun"/>
      <w:bCs/>
      <w:color w:val="0563C1"/>
      <w:sz w:val="20"/>
      <w:szCs w:val="20"/>
      <w:u w:val="single"/>
      <w:lang w:eastAsia="en-AU"/>
    </w:rPr>
  </w:style>
  <w:style w:type="paragraph" w:customStyle="1" w:styleId="xl105">
    <w:name w:val="xl105"/>
    <w:basedOn w:val="Normal"/>
    <w:rsid w:val="00446896"/>
    <w:pPr>
      <w:pBdr>
        <w:top w:val="single" w:sz="4" w:space="0" w:color="B1BBCC"/>
        <w:left w:val="single" w:sz="4" w:space="0" w:color="B1BBCC"/>
        <w:bottom w:val="single" w:sz="4" w:space="0" w:color="B1BBCC"/>
        <w:right w:val="single" w:sz="4" w:space="0" w:color="B1BBCC"/>
      </w:pBdr>
      <w:shd w:val="clear" w:color="000000" w:fill="FFFFFF"/>
      <w:tabs>
        <w:tab w:val="left" w:pos="1962"/>
        <w:tab w:val="left" w:pos="1964"/>
        <w:tab w:val="center" w:pos="4513"/>
      </w:tabs>
      <w:spacing w:before="100" w:beforeAutospacing="1" w:after="100" w:afterAutospacing="1"/>
      <w:jc w:val="center"/>
      <w:textAlignment w:val="center"/>
    </w:pPr>
    <w:rPr>
      <w:rFonts w:ascii="Arial" w:eastAsiaTheme="minorEastAsia" w:hAnsi="Arial" w:cs="Arial"/>
      <w:bCs/>
      <w:sz w:val="20"/>
      <w:szCs w:val="20"/>
      <w:lang w:eastAsia="en-AU"/>
    </w:rPr>
  </w:style>
  <w:style w:type="paragraph" w:customStyle="1" w:styleId="xl106">
    <w:name w:val="xl106"/>
    <w:basedOn w:val="Normal"/>
    <w:rsid w:val="00446896"/>
    <w:pPr>
      <w:pBdr>
        <w:top w:val="single" w:sz="4" w:space="0" w:color="B1BBCC"/>
        <w:left w:val="single" w:sz="4" w:space="0" w:color="B1BBCC"/>
        <w:bottom w:val="single" w:sz="4" w:space="0" w:color="B1BBCC"/>
        <w:right w:val="single" w:sz="4" w:space="0" w:color="B1BBCC"/>
      </w:pBdr>
      <w:shd w:val="clear" w:color="000000" w:fill="DFE3E8"/>
      <w:tabs>
        <w:tab w:val="left" w:pos="1962"/>
        <w:tab w:val="left" w:pos="1964"/>
        <w:tab w:val="center" w:pos="4513"/>
      </w:tabs>
      <w:spacing w:before="100" w:beforeAutospacing="1" w:after="100" w:afterAutospacing="1"/>
      <w:jc w:val="center"/>
      <w:textAlignment w:val="center"/>
    </w:pPr>
    <w:rPr>
      <w:rFonts w:ascii="Segoe UI" w:eastAsiaTheme="minorEastAsia" w:hAnsi="Segoe UI" w:cs="Segoe UI"/>
      <w:b/>
      <w:sz w:val="24"/>
      <w:szCs w:val="24"/>
      <w:lang w:eastAsia="en-AU"/>
    </w:rPr>
  </w:style>
  <w:style w:type="paragraph" w:customStyle="1" w:styleId="xl107">
    <w:name w:val="xl107"/>
    <w:basedOn w:val="Normal"/>
    <w:rsid w:val="00446896"/>
    <w:pPr>
      <w:pBdr>
        <w:top w:val="single" w:sz="4" w:space="0" w:color="B1BBCC"/>
        <w:left w:val="single" w:sz="4" w:space="0" w:color="B1BBCC"/>
        <w:bottom w:val="single" w:sz="4" w:space="0" w:color="B1BBCC"/>
        <w:right w:val="single" w:sz="4" w:space="0" w:color="B1BBCC"/>
      </w:pBdr>
      <w:shd w:val="clear" w:color="000000" w:fill="DFE3E8"/>
      <w:tabs>
        <w:tab w:val="left" w:pos="1962"/>
        <w:tab w:val="left" w:pos="1964"/>
        <w:tab w:val="center" w:pos="4513"/>
      </w:tabs>
      <w:spacing w:before="100" w:beforeAutospacing="1" w:after="100" w:afterAutospacing="1"/>
      <w:jc w:val="both"/>
      <w:textAlignment w:val="center"/>
    </w:pPr>
    <w:rPr>
      <w:rFonts w:ascii="Segoe UI" w:eastAsiaTheme="minorEastAsia" w:hAnsi="Segoe UI" w:cs="Segoe UI"/>
      <w:b/>
      <w:sz w:val="20"/>
      <w:szCs w:val="20"/>
      <w:lang w:eastAsia="en-AU"/>
    </w:rPr>
  </w:style>
  <w:style w:type="paragraph" w:customStyle="1" w:styleId="xl108">
    <w:name w:val="xl108"/>
    <w:basedOn w:val="Normal"/>
    <w:rsid w:val="00446896"/>
    <w:pPr>
      <w:pBdr>
        <w:top w:val="single" w:sz="4" w:space="0" w:color="B1BBCC"/>
        <w:left w:val="single" w:sz="4" w:space="0" w:color="B1BBCC"/>
        <w:bottom w:val="single" w:sz="4" w:space="0" w:color="B1BBCC"/>
        <w:right w:val="single" w:sz="4" w:space="0" w:color="B1BBCC"/>
      </w:pBdr>
      <w:shd w:val="clear" w:color="000000" w:fill="DFE3E8"/>
      <w:tabs>
        <w:tab w:val="left" w:pos="1962"/>
        <w:tab w:val="left" w:pos="1964"/>
        <w:tab w:val="center" w:pos="4513"/>
      </w:tabs>
      <w:spacing w:before="100" w:beforeAutospacing="1" w:after="100" w:afterAutospacing="1"/>
      <w:jc w:val="both"/>
      <w:textAlignment w:val="center"/>
    </w:pPr>
    <w:rPr>
      <w:rFonts w:ascii="Segoe UI" w:eastAsiaTheme="minorEastAsia" w:hAnsi="Segoe UI" w:cs="Segoe UI"/>
      <w:b/>
      <w:sz w:val="24"/>
      <w:szCs w:val="24"/>
      <w:lang w:eastAsia="en-AU"/>
    </w:rPr>
  </w:style>
  <w:style w:type="paragraph" w:customStyle="1" w:styleId="xl109">
    <w:name w:val="xl109"/>
    <w:basedOn w:val="Normal"/>
    <w:rsid w:val="00446896"/>
    <w:pPr>
      <w:pBdr>
        <w:top w:val="single" w:sz="4" w:space="0" w:color="B1BBCC"/>
        <w:left w:val="single" w:sz="4" w:space="0" w:color="B1BBCC"/>
        <w:bottom w:val="single" w:sz="4" w:space="0" w:color="B1BBCC"/>
        <w:right w:val="single" w:sz="4" w:space="0" w:color="B1BBCC"/>
      </w:pBdr>
      <w:shd w:val="clear" w:color="000000" w:fill="FFFFFF"/>
      <w:tabs>
        <w:tab w:val="left" w:pos="1962"/>
        <w:tab w:val="left" w:pos="1964"/>
        <w:tab w:val="center" w:pos="4513"/>
      </w:tabs>
      <w:spacing w:before="100" w:beforeAutospacing="1" w:after="100" w:afterAutospacing="1"/>
      <w:jc w:val="both"/>
      <w:textAlignment w:val="center"/>
    </w:pPr>
    <w:rPr>
      <w:rFonts w:ascii="Arial" w:eastAsiaTheme="minorEastAsia" w:hAnsi="Arial" w:cs="Arial"/>
      <w:bCs/>
      <w:color w:val="2E75B5"/>
      <w:sz w:val="20"/>
      <w:szCs w:val="20"/>
      <w:lang w:eastAsia="en-AU"/>
    </w:rPr>
  </w:style>
  <w:style w:type="paragraph" w:customStyle="1" w:styleId="xl110">
    <w:name w:val="xl110"/>
    <w:basedOn w:val="Normal"/>
    <w:rsid w:val="00446896"/>
    <w:pPr>
      <w:pBdr>
        <w:top w:val="single" w:sz="4" w:space="0" w:color="B1BBCC"/>
        <w:left w:val="single" w:sz="4" w:space="0" w:color="B1BBCC"/>
        <w:bottom w:val="single" w:sz="4" w:space="0" w:color="B1BBCC"/>
        <w:right w:val="single" w:sz="4" w:space="0" w:color="B1BBCC"/>
      </w:pBdr>
      <w:tabs>
        <w:tab w:val="left" w:pos="1962"/>
        <w:tab w:val="left" w:pos="1964"/>
        <w:tab w:val="center" w:pos="4513"/>
      </w:tabs>
      <w:spacing w:before="100" w:beforeAutospacing="1" w:after="100" w:afterAutospacing="1"/>
      <w:jc w:val="center"/>
      <w:textAlignment w:val="center"/>
    </w:pPr>
    <w:rPr>
      <w:rFonts w:ascii="Arial" w:eastAsiaTheme="minorEastAsia" w:hAnsi="Arial" w:cs="Arial"/>
      <w:bCs/>
      <w:color w:val="FF0000"/>
      <w:sz w:val="20"/>
      <w:szCs w:val="20"/>
      <w:lang w:eastAsia="en-AU"/>
    </w:rPr>
  </w:style>
  <w:style w:type="paragraph" w:styleId="Revision">
    <w:name w:val="Revision"/>
    <w:hidden/>
    <w:uiPriority w:val="99"/>
    <w:semiHidden/>
    <w:rsid w:val="00446896"/>
    <w:pPr>
      <w:spacing w:after="0" w:line="240" w:lineRule="auto"/>
    </w:pPr>
    <w:rPr>
      <w:rFonts w:ascii="Arial" w:eastAsia="Times New Roman" w:hAnsi="Arial" w:cs="Times New Roman"/>
      <w:szCs w:val="20"/>
    </w:rPr>
  </w:style>
  <w:style w:type="paragraph" w:customStyle="1" w:styleId="BodyCopy">
    <w:name w:val="BodyCopy"/>
    <w:basedOn w:val="Normal"/>
    <w:link w:val="BodyCopyChar"/>
    <w:qFormat/>
    <w:rsid w:val="00446896"/>
    <w:pPr>
      <w:tabs>
        <w:tab w:val="left" w:pos="1962"/>
        <w:tab w:val="left" w:pos="1964"/>
        <w:tab w:val="center" w:pos="4513"/>
      </w:tabs>
      <w:spacing w:before="40" w:after="120"/>
      <w:jc w:val="both"/>
    </w:pPr>
    <w:rPr>
      <w:rFonts w:ascii="Arial" w:eastAsia="Calibri" w:hAnsi="Arial" w:cs="SimSun"/>
      <w:bCs/>
      <w:sz w:val="20"/>
      <w:lang w:val="en-US" w:eastAsia="en-AU"/>
    </w:rPr>
  </w:style>
  <w:style w:type="character" w:customStyle="1" w:styleId="BodyCopyChar">
    <w:name w:val="BodyCopy Char"/>
    <w:basedOn w:val="DefaultParagraphFont"/>
    <w:link w:val="BodyCopy"/>
    <w:rsid w:val="00446896"/>
    <w:rPr>
      <w:rFonts w:ascii="Arial" w:eastAsia="Calibri" w:hAnsi="Arial" w:cs="SimSun"/>
      <w:bCs/>
      <w:sz w:val="20"/>
      <w:lang w:val="en-US" w:eastAsia="en-AU"/>
    </w:rPr>
  </w:style>
  <w:style w:type="paragraph" w:customStyle="1" w:styleId="bullet1">
    <w:name w:val="bullet_1"/>
    <w:basedOn w:val="ListParagraph"/>
    <w:qFormat/>
    <w:rsid w:val="00446896"/>
    <w:pPr>
      <w:tabs>
        <w:tab w:val="left" w:pos="1962"/>
        <w:tab w:val="left" w:pos="1964"/>
        <w:tab w:val="center" w:pos="4513"/>
      </w:tabs>
      <w:spacing w:before="40" w:after="120"/>
      <w:ind w:left="360" w:hanging="360"/>
      <w:jc w:val="both"/>
    </w:pPr>
    <w:rPr>
      <w:rFonts w:ascii="Arial" w:eastAsia="Calibri" w:hAnsi="Arial" w:cs="SimSun"/>
      <w:bCs/>
      <w:sz w:val="20"/>
      <w:lang w:val="en-US" w:eastAsia="en-AU"/>
    </w:rPr>
  </w:style>
  <w:style w:type="paragraph" w:customStyle="1" w:styleId="03Text">
    <w:name w:val="03_Text"/>
    <w:basedOn w:val="Normal"/>
    <w:link w:val="03TextZchn"/>
    <w:qFormat/>
    <w:rsid w:val="00E07A59"/>
    <w:pPr>
      <w:tabs>
        <w:tab w:val="left" w:pos="1962"/>
        <w:tab w:val="left" w:pos="1964"/>
        <w:tab w:val="center" w:pos="4513"/>
      </w:tabs>
      <w:spacing w:before="60" w:after="120"/>
    </w:pPr>
    <w:rPr>
      <w:rFonts w:ascii="Arial" w:eastAsiaTheme="minorEastAsia" w:hAnsi="Arial" w:cs="SimSun"/>
      <w:bCs/>
      <w:sz w:val="20"/>
      <w:szCs w:val="20"/>
      <w:lang w:val="de-DE" w:eastAsia="en-AU"/>
    </w:rPr>
  </w:style>
  <w:style w:type="paragraph" w:customStyle="1" w:styleId="08TableHeading">
    <w:name w:val="08_Table_Heading"/>
    <w:basedOn w:val="Normal"/>
    <w:qFormat/>
    <w:rsid w:val="00446896"/>
    <w:pPr>
      <w:tabs>
        <w:tab w:val="left" w:pos="1962"/>
        <w:tab w:val="left" w:pos="1964"/>
        <w:tab w:val="center" w:pos="4513"/>
      </w:tabs>
      <w:spacing w:before="40" w:after="120" w:line="390" w:lineRule="exact"/>
      <w:jc w:val="both"/>
    </w:pPr>
    <w:rPr>
      <w:rFonts w:ascii="Arial (W1)" w:eastAsiaTheme="minorEastAsia" w:hAnsi="Arial (W1)" w:cs="Arial"/>
      <w:b/>
      <w:bCs/>
      <w:iCs/>
      <w:sz w:val="20"/>
      <w:lang w:val="en-GB" w:eastAsia="en-AU"/>
    </w:rPr>
  </w:style>
  <w:style w:type="character" w:customStyle="1" w:styleId="09TableContent1Zchn">
    <w:name w:val="09_Table_Content_1 Zchn"/>
    <w:basedOn w:val="DefaultParagraphFont"/>
    <w:link w:val="09TableContent1"/>
    <w:rsid w:val="00446896"/>
    <w:rPr>
      <w:rFonts w:ascii="Arial" w:hAnsi="Arial"/>
      <w:lang w:val="en-GB"/>
    </w:rPr>
  </w:style>
  <w:style w:type="paragraph" w:customStyle="1" w:styleId="09TableContent1">
    <w:name w:val="09_Table_Content_1"/>
    <w:basedOn w:val="Normal"/>
    <w:link w:val="09TableContent1Zchn"/>
    <w:qFormat/>
    <w:rsid w:val="00446896"/>
    <w:pPr>
      <w:tabs>
        <w:tab w:val="left" w:pos="227"/>
        <w:tab w:val="left" w:pos="1962"/>
        <w:tab w:val="left" w:pos="1964"/>
        <w:tab w:val="center" w:pos="4513"/>
      </w:tabs>
      <w:spacing w:before="40" w:after="120" w:line="260" w:lineRule="exact"/>
      <w:jc w:val="both"/>
    </w:pPr>
    <w:rPr>
      <w:rFonts w:ascii="Arial" w:hAnsi="Arial"/>
      <w:lang w:val="en-GB"/>
    </w:rPr>
  </w:style>
  <w:style w:type="character" w:customStyle="1" w:styleId="03TextZchn">
    <w:name w:val="03_Text Zchn"/>
    <w:basedOn w:val="DefaultParagraphFont"/>
    <w:link w:val="03Text"/>
    <w:rsid w:val="00E07A59"/>
    <w:rPr>
      <w:rFonts w:ascii="Arial" w:eastAsiaTheme="minorEastAsia" w:hAnsi="Arial" w:cs="SimSun"/>
      <w:bCs/>
      <w:sz w:val="20"/>
      <w:szCs w:val="20"/>
      <w:lang w:val="de-DE" w:eastAsia="en-AU"/>
    </w:rPr>
  </w:style>
  <w:style w:type="table" w:customStyle="1" w:styleId="TableGridLight2">
    <w:name w:val="Table Grid Light2"/>
    <w:basedOn w:val="TableNormal"/>
    <w:next w:val="TableGridLight"/>
    <w:uiPriority w:val="40"/>
    <w:rsid w:val="00446896"/>
    <w:pPr>
      <w:spacing w:after="0" w:line="240" w:lineRule="auto"/>
    </w:pPr>
    <w:rPr>
      <w:rFonts w:ascii="Calibri" w:eastAsia="Calibri" w:hAnsi="Calibri" w:cs="Ari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DTTBullets1">
    <w:name w:val="DTT Bullets 1"/>
    <w:basedOn w:val="Normal"/>
    <w:link w:val="DTTBullets1Char"/>
    <w:qFormat/>
    <w:rsid w:val="00446896"/>
    <w:pPr>
      <w:tabs>
        <w:tab w:val="left" w:pos="1962"/>
        <w:tab w:val="left" w:pos="1964"/>
        <w:tab w:val="center" w:pos="4513"/>
      </w:tabs>
      <w:spacing w:before="40" w:after="120"/>
      <w:ind w:left="720" w:hanging="360"/>
      <w:jc w:val="both"/>
    </w:pPr>
    <w:rPr>
      <w:rFonts w:ascii="Arial" w:eastAsia="Times" w:hAnsi="Arial" w:cs="SimSun"/>
      <w:bCs/>
      <w:szCs w:val="20"/>
      <w:lang w:val="en-US" w:eastAsia="en-AU"/>
    </w:rPr>
  </w:style>
  <w:style w:type="character" w:customStyle="1" w:styleId="DTTBullets1Char">
    <w:name w:val="DTT Bullets 1 Char"/>
    <w:basedOn w:val="DefaultParagraphFont"/>
    <w:link w:val="DTTBullets1"/>
    <w:rsid w:val="00446896"/>
    <w:rPr>
      <w:rFonts w:ascii="Arial" w:eastAsia="Times" w:hAnsi="Arial" w:cs="SimSun"/>
      <w:bCs/>
      <w:szCs w:val="20"/>
      <w:lang w:val="en-US" w:eastAsia="en-AU"/>
    </w:rPr>
  </w:style>
  <w:style w:type="paragraph" w:customStyle="1" w:styleId="StyleCaptiontextLeft">
    <w:name w:val="Style Caption text + Left"/>
    <w:basedOn w:val="Captiontext"/>
    <w:rsid w:val="00446896"/>
    <w:rPr>
      <w:rFonts w:eastAsia="Times New Roman"/>
      <w:iCs w:val="0"/>
      <w:szCs w:val="20"/>
    </w:rPr>
  </w:style>
  <w:style w:type="paragraph" w:customStyle="1" w:styleId="Bullet10">
    <w:name w:val="Bullet 1"/>
    <w:basedOn w:val="ListBullet"/>
    <w:autoRedefine/>
    <w:qFormat/>
    <w:rsid w:val="00446896"/>
    <w:pPr>
      <w:numPr>
        <w:numId w:val="0"/>
      </w:numPr>
      <w:spacing w:after="60"/>
      <w:contextualSpacing/>
    </w:pPr>
    <w:rPr>
      <w:rFonts w:ascii="Verdana" w:hAnsi="Verdana"/>
      <w:sz w:val="18"/>
      <w:szCs w:val="18"/>
      <w:lang w:val="en-US"/>
    </w:rPr>
  </w:style>
  <w:style w:type="paragraph" w:styleId="TOC6">
    <w:name w:val="toc 6"/>
    <w:basedOn w:val="Normal"/>
    <w:next w:val="Normal"/>
    <w:uiPriority w:val="39"/>
    <w:rsid w:val="00446896"/>
    <w:pPr>
      <w:spacing w:after="0"/>
      <w:ind w:left="880"/>
    </w:pPr>
    <w:rPr>
      <w:rFonts w:eastAsiaTheme="minorEastAsia" w:cstheme="minorHAnsi"/>
      <w:sz w:val="20"/>
      <w:szCs w:val="20"/>
      <w:lang w:eastAsia="en-AU"/>
    </w:rPr>
  </w:style>
  <w:style w:type="paragraph" w:styleId="TOC7">
    <w:name w:val="toc 7"/>
    <w:basedOn w:val="Normal"/>
    <w:next w:val="Normal"/>
    <w:uiPriority w:val="39"/>
    <w:rsid w:val="00446896"/>
    <w:pPr>
      <w:spacing w:after="0"/>
      <w:ind w:left="1100"/>
    </w:pPr>
    <w:rPr>
      <w:rFonts w:eastAsiaTheme="minorEastAsia" w:cstheme="minorHAnsi"/>
      <w:sz w:val="20"/>
      <w:szCs w:val="20"/>
      <w:lang w:eastAsia="en-AU"/>
    </w:rPr>
  </w:style>
  <w:style w:type="paragraph" w:styleId="TOC8">
    <w:name w:val="toc 8"/>
    <w:basedOn w:val="Normal"/>
    <w:next w:val="Normal"/>
    <w:uiPriority w:val="39"/>
    <w:rsid w:val="00446896"/>
    <w:pPr>
      <w:spacing w:after="0"/>
      <w:ind w:left="1320"/>
    </w:pPr>
    <w:rPr>
      <w:rFonts w:eastAsiaTheme="minorEastAsia" w:cstheme="minorHAnsi"/>
      <w:sz w:val="20"/>
      <w:szCs w:val="20"/>
      <w:lang w:eastAsia="en-AU"/>
    </w:rPr>
  </w:style>
  <w:style w:type="paragraph" w:styleId="TOC9">
    <w:name w:val="toc 9"/>
    <w:basedOn w:val="Normal"/>
    <w:next w:val="Normal"/>
    <w:uiPriority w:val="39"/>
    <w:rsid w:val="00446896"/>
    <w:pPr>
      <w:spacing w:after="0"/>
      <w:ind w:left="1540"/>
    </w:pPr>
    <w:rPr>
      <w:rFonts w:eastAsiaTheme="minorEastAsia" w:cstheme="minorHAnsi"/>
      <w:sz w:val="20"/>
      <w:szCs w:val="20"/>
      <w:lang w:eastAsia="en-AU"/>
    </w:rPr>
  </w:style>
  <w:style w:type="paragraph" w:customStyle="1" w:styleId="DocumentControlInformation">
    <w:name w:val="Document Control Information"/>
    <w:autoRedefine/>
    <w:rsid w:val="00446896"/>
    <w:pPr>
      <w:pageBreakBefore/>
      <w:spacing w:after="240" w:line="240" w:lineRule="auto"/>
    </w:pPr>
    <w:rPr>
      <w:rFonts w:ascii="Verdana" w:eastAsia="Times New Roman" w:hAnsi="Verdana" w:cs="Arial"/>
      <w:b/>
      <w:sz w:val="24"/>
      <w:szCs w:val="24"/>
      <w:lang w:val="en-US"/>
    </w:rPr>
  </w:style>
  <w:style w:type="paragraph" w:customStyle="1" w:styleId="Tabletext">
    <w:name w:val="Tabletext"/>
    <w:basedOn w:val="Normal"/>
    <w:autoRedefine/>
    <w:qFormat/>
    <w:rsid w:val="00446896"/>
    <w:pPr>
      <w:tabs>
        <w:tab w:val="left" w:pos="1962"/>
        <w:tab w:val="left" w:pos="1964"/>
        <w:tab w:val="center" w:pos="4513"/>
      </w:tabs>
      <w:spacing w:before="32" w:after="32"/>
    </w:pPr>
    <w:rPr>
      <w:rFonts w:ascii="Verdana" w:eastAsia="Open Sans," w:hAnsi="Verdana"/>
      <w:sz w:val="17"/>
      <w:szCs w:val="17"/>
      <w:lang w:val="en-US" w:eastAsia="en-AU"/>
    </w:rPr>
  </w:style>
  <w:style w:type="paragraph" w:customStyle="1" w:styleId="StyleTitleLeft281">
    <w:name w:val="Style Title + Left:  2.81&quot;"/>
    <w:basedOn w:val="Normal"/>
    <w:semiHidden/>
    <w:rsid w:val="00446896"/>
    <w:pPr>
      <w:tabs>
        <w:tab w:val="left" w:pos="1962"/>
        <w:tab w:val="left" w:pos="1964"/>
        <w:tab w:val="center" w:pos="4513"/>
      </w:tabs>
      <w:spacing w:before="40" w:after="120"/>
      <w:ind w:left="4050"/>
      <w:jc w:val="both"/>
    </w:pPr>
    <w:rPr>
      <w:rFonts w:ascii="Garamond 3" w:eastAsiaTheme="minorEastAsia" w:hAnsi="Garamond 3" w:cs="SimSun"/>
      <w:sz w:val="48"/>
      <w:szCs w:val="18"/>
      <w:lang w:val="en-US" w:eastAsia="en-AU"/>
    </w:rPr>
  </w:style>
  <w:style w:type="paragraph" w:customStyle="1" w:styleId="FooterLandscape">
    <w:name w:val="FooterLandscape"/>
    <w:basedOn w:val="Normal"/>
    <w:semiHidden/>
    <w:rsid w:val="00446896"/>
    <w:pPr>
      <w:tabs>
        <w:tab w:val="left" w:pos="1962"/>
        <w:tab w:val="left" w:pos="1964"/>
        <w:tab w:val="center" w:pos="4513"/>
        <w:tab w:val="center" w:pos="6480"/>
        <w:tab w:val="right" w:pos="7371"/>
        <w:tab w:val="right" w:pos="12960"/>
      </w:tabs>
      <w:spacing w:before="40" w:after="120" w:line="200" w:lineRule="atLeast"/>
      <w:jc w:val="both"/>
    </w:pPr>
    <w:rPr>
      <w:rFonts w:ascii="Verdana" w:eastAsiaTheme="minorEastAsia" w:hAnsi="Verdana" w:cs="SimSun"/>
      <w:bCs/>
      <w:sz w:val="16"/>
      <w:szCs w:val="18"/>
      <w:lang w:val="en-US" w:eastAsia="en-AU"/>
    </w:rPr>
  </w:style>
  <w:style w:type="paragraph" w:customStyle="1" w:styleId="Bullet3">
    <w:name w:val="Bullet 3"/>
    <w:basedOn w:val="Normal"/>
    <w:rsid w:val="00446896"/>
    <w:pPr>
      <w:tabs>
        <w:tab w:val="left" w:pos="1962"/>
        <w:tab w:val="left" w:pos="1964"/>
        <w:tab w:val="center" w:pos="4513"/>
      </w:tabs>
      <w:spacing w:before="40" w:after="60"/>
      <w:ind w:left="1440" w:hanging="360"/>
      <w:contextualSpacing/>
      <w:jc w:val="both"/>
    </w:pPr>
    <w:rPr>
      <w:rFonts w:ascii="Verdana" w:eastAsiaTheme="minorEastAsia" w:hAnsi="Verdana" w:cs="SimSun"/>
      <w:bCs/>
      <w:sz w:val="18"/>
      <w:szCs w:val="18"/>
      <w:lang w:val="en-US" w:eastAsia="en-AU"/>
    </w:rPr>
  </w:style>
  <w:style w:type="paragraph" w:customStyle="1" w:styleId="Tablehead1">
    <w:name w:val="Tablehead1"/>
    <w:basedOn w:val="DocumentInformation"/>
    <w:qFormat/>
    <w:rsid w:val="00446896"/>
    <w:pPr>
      <w:spacing w:before="0" w:after="0"/>
    </w:pPr>
  </w:style>
  <w:style w:type="paragraph" w:customStyle="1" w:styleId="Bullet3Last">
    <w:name w:val="Bullet 3 Last"/>
    <w:basedOn w:val="Bullet3"/>
    <w:rsid w:val="00446896"/>
    <w:pPr>
      <w:spacing w:after="120"/>
      <w:ind w:left="1080"/>
    </w:pPr>
  </w:style>
  <w:style w:type="numbering" w:customStyle="1" w:styleId="Style3">
    <w:name w:val="Style3"/>
    <w:uiPriority w:val="99"/>
    <w:rsid w:val="00446896"/>
    <w:pPr>
      <w:numPr>
        <w:numId w:val="30"/>
      </w:numPr>
    </w:pPr>
  </w:style>
  <w:style w:type="paragraph" w:customStyle="1" w:styleId="ListNumberLast">
    <w:name w:val="List Number Last"/>
    <w:basedOn w:val="ListNumber"/>
    <w:link w:val="ListNumberLastChar"/>
    <w:rsid w:val="00446896"/>
    <w:pPr>
      <w:numPr>
        <w:numId w:val="0"/>
      </w:numPr>
      <w:ind w:left="720" w:hanging="360"/>
      <w:contextualSpacing/>
    </w:pPr>
    <w:rPr>
      <w:rFonts w:ascii="Verdana" w:hAnsi="Verdana"/>
      <w:sz w:val="18"/>
      <w:szCs w:val="18"/>
      <w:lang w:val="en-US"/>
    </w:rPr>
  </w:style>
  <w:style w:type="character" w:customStyle="1" w:styleId="ListNumberChar">
    <w:name w:val="List Number Char"/>
    <w:basedOn w:val="DefaultParagraphFont"/>
    <w:link w:val="ListNumber"/>
    <w:uiPriority w:val="99"/>
    <w:rsid w:val="00446896"/>
    <w:rPr>
      <w:rFonts w:ascii="Arial" w:eastAsiaTheme="minorEastAsia" w:hAnsi="Arial" w:cs="SimSun"/>
      <w:bCs/>
      <w:szCs w:val="20"/>
      <w:lang w:eastAsia="en-AU"/>
    </w:rPr>
  </w:style>
  <w:style w:type="character" w:customStyle="1" w:styleId="ListNumberLastChar">
    <w:name w:val="List Number Last Char"/>
    <w:basedOn w:val="ListNumberChar"/>
    <w:link w:val="ListNumberLast"/>
    <w:rsid w:val="00446896"/>
    <w:rPr>
      <w:rFonts w:ascii="Verdana" w:eastAsiaTheme="minorEastAsia" w:hAnsi="Verdana" w:cs="SimSun"/>
      <w:bCs/>
      <w:sz w:val="18"/>
      <w:szCs w:val="18"/>
      <w:lang w:val="en-US" w:eastAsia="en-AU"/>
    </w:rPr>
  </w:style>
  <w:style w:type="paragraph" w:customStyle="1" w:styleId="numbullet1">
    <w:name w:val="numbullet1"/>
    <w:basedOn w:val="Normal"/>
    <w:qFormat/>
    <w:rsid w:val="00446896"/>
    <w:pPr>
      <w:numPr>
        <w:numId w:val="22"/>
      </w:numPr>
      <w:tabs>
        <w:tab w:val="num" w:pos="1080"/>
        <w:tab w:val="left" w:pos="1962"/>
        <w:tab w:val="left" w:pos="1964"/>
        <w:tab w:val="center" w:pos="4513"/>
      </w:tabs>
      <w:spacing w:before="40" w:after="60"/>
      <w:ind w:left="0" w:firstLine="0"/>
      <w:jc w:val="both"/>
    </w:pPr>
    <w:rPr>
      <w:rFonts w:ascii="Verdana" w:eastAsiaTheme="minorEastAsia" w:hAnsi="Verdana" w:cs="SimSun"/>
      <w:bCs/>
      <w:sz w:val="18"/>
      <w:szCs w:val="16"/>
      <w:lang w:val="en-US" w:eastAsia="en-AU"/>
    </w:rPr>
  </w:style>
  <w:style w:type="paragraph" w:customStyle="1" w:styleId="numbullet2">
    <w:name w:val="numbullet2"/>
    <w:basedOn w:val="Normal"/>
    <w:rsid w:val="00446896"/>
    <w:pPr>
      <w:tabs>
        <w:tab w:val="left" w:pos="1962"/>
        <w:tab w:val="left" w:pos="1964"/>
        <w:tab w:val="center" w:pos="4513"/>
      </w:tabs>
      <w:spacing w:before="40" w:after="60"/>
      <w:ind w:left="1080" w:hanging="360"/>
      <w:jc w:val="both"/>
    </w:pPr>
    <w:rPr>
      <w:rFonts w:ascii="Verdana" w:eastAsiaTheme="minorEastAsia" w:hAnsi="Verdana" w:cs="SimSun"/>
      <w:bCs/>
      <w:sz w:val="18"/>
      <w:szCs w:val="16"/>
      <w:lang w:val="en-US" w:eastAsia="en-AU"/>
    </w:rPr>
  </w:style>
  <w:style w:type="paragraph" w:customStyle="1" w:styleId="numbullet3">
    <w:name w:val="numbullet3"/>
    <w:basedOn w:val="Normal"/>
    <w:rsid w:val="00446896"/>
    <w:pPr>
      <w:tabs>
        <w:tab w:val="left" w:pos="1962"/>
        <w:tab w:val="left" w:pos="1964"/>
        <w:tab w:val="center" w:pos="4513"/>
      </w:tabs>
      <w:spacing w:before="40" w:after="60"/>
      <w:ind w:left="1440" w:hanging="360"/>
      <w:jc w:val="both"/>
    </w:pPr>
    <w:rPr>
      <w:rFonts w:ascii="Verdana" w:eastAsiaTheme="minorEastAsia" w:hAnsi="Verdana" w:cs="SimSun"/>
      <w:bCs/>
      <w:sz w:val="18"/>
      <w:szCs w:val="16"/>
      <w:lang w:val="en-US" w:eastAsia="en-AU"/>
    </w:rPr>
  </w:style>
  <w:style w:type="paragraph" w:customStyle="1" w:styleId="DocumentInformation">
    <w:name w:val="Document Information"/>
    <w:link w:val="DocumentInformationChar"/>
    <w:autoRedefine/>
    <w:rsid w:val="00446896"/>
    <w:pPr>
      <w:spacing w:before="240" w:after="180" w:line="240" w:lineRule="auto"/>
    </w:pPr>
    <w:rPr>
      <w:rFonts w:ascii="Arial" w:eastAsia="Times New Roman" w:hAnsi="Arial" w:cs="Arial"/>
      <w:b/>
      <w:sz w:val="20"/>
      <w:szCs w:val="20"/>
      <w:lang w:val="en-US"/>
    </w:rPr>
  </w:style>
  <w:style w:type="character" w:customStyle="1" w:styleId="DocumentInformationChar">
    <w:name w:val="Document Information Char"/>
    <w:basedOn w:val="DefaultParagraphFont"/>
    <w:link w:val="DocumentInformation"/>
    <w:rsid w:val="00446896"/>
    <w:rPr>
      <w:rFonts w:ascii="Arial" w:eastAsia="Times New Roman" w:hAnsi="Arial" w:cs="Arial"/>
      <w:b/>
      <w:sz w:val="20"/>
      <w:szCs w:val="20"/>
      <w:lang w:val="en-US"/>
    </w:rPr>
  </w:style>
  <w:style w:type="paragraph" w:customStyle="1" w:styleId="Projectname">
    <w:name w:val="Project name"/>
    <w:rsid w:val="00446896"/>
    <w:pPr>
      <w:pageBreakBefore/>
      <w:spacing w:before="2400" w:after="0" w:line="240" w:lineRule="auto"/>
      <w:ind w:left="1440"/>
    </w:pPr>
    <w:rPr>
      <w:rFonts w:ascii="Verdana" w:eastAsia="Times New Roman" w:hAnsi="Verdana" w:cs="Times New Roman"/>
      <w:color w:val="002776"/>
      <w:sz w:val="60"/>
      <w:szCs w:val="60"/>
      <w:lang w:val="en-US"/>
    </w:rPr>
  </w:style>
  <w:style w:type="paragraph" w:customStyle="1" w:styleId="Toolordeliverablename">
    <w:name w:val="Tool or deliverable name"/>
    <w:rsid w:val="00446896"/>
    <w:pPr>
      <w:spacing w:before="360" w:after="0" w:line="240" w:lineRule="auto"/>
      <w:ind w:left="1440"/>
    </w:pPr>
    <w:rPr>
      <w:rFonts w:ascii="Verdana" w:eastAsia="Times New Roman" w:hAnsi="Verdana" w:cs="Arial"/>
      <w:color w:val="92D400"/>
      <w:sz w:val="60"/>
      <w:szCs w:val="24"/>
      <w:lang w:val="en-US"/>
    </w:rPr>
  </w:style>
  <w:style w:type="paragraph" w:customStyle="1" w:styleId="Copyright">
    <w:name w:val="Copyright"/>
    <w:autoRedefine/>
    <w:rsid w:val="00446896"/>
    <w:pPr>
      <w:autoSpaceDE w:val="0"/>
      <w:autoSpaceDN w:val="0"/>
      <w:adjustRightInd w:val="0"/>
      <w:spacing w:after="120" w:line="276" w:lineRule="auto"/>
      <w:ind w:left="634"/>
    </w:pPr>
    <w:rPr>
      <w:rFonts w:eastAsia="Times New Roman" w:cs="Arial"/>
      <w:noProof/>
      <w:color w:val="333333"/>
      <w:sz w:val="14"/>
      <w:szCs w:val="14"/>
      <w:lang w:val="en-US"/>
    </w:rPr>
  </w:style>
  <w:style w:type="paragraph" w:customStyle="1" w:styleId="StyleCaptiontextLeft1">
    <w:name w:val="Style Caption text + Left1"/>
    <w:basedOn w:val="Captiontext"/>
    <w:rsid w:val="00446896"/>
    <w:rPr>
      <w:rFonts w:eastAsia="Times New Roman"/>
      <w:iCs w:val="0"/>
      <w:szCs w:val="20"/>
    </w:rPr>
  </w:style>
  <w:style w:type="character" w:styleId="PlaceholderText">
    <w:name w:val="Placeholder Text"/>
    <w:basedOn w:val="DefaultParagraphFont"/>
    <w:uiPriority w:val="99"/>
    <w:semiHidden/>
    <w:rsid w:val="00446896"/>
    <w:rPr>
      <w:color w:val="808080"/>
    </w:rPr>
  </w:style>
  <w:style w:type="paragraph" w:customStyle="1" w:styleId="DocumentIdentification">
    <w:name w:val="Document Identification"/>
    <w:autoRedefine/>
    <w:rsid w:val="00446896"/>
    <w:pPr>
      <w:spacing w:after="120" w:line="280" w:lineRule="exact"/>
    </w:pPr>
    <w:rPr>
      <w:rFonts w:ascii="Arial" w:eastAsia="Times" w:hAnsi="Arial" w:cs="Arial"/>
      <w:color w:val="000000"/>
      <w:sz w:val="18"/>
      <w:szCs w:val="18"/>
      <w:lang w:val="en-GB"/>
    </w:rPr>
  </w:style>
  <w:style w:type="paragraph" w:customStyle="1" w:styleId="Documentname">
    <w:name w:val="Document name"/>
    <w:autoRedefine/>
    <w:rsid w:val="00446896"/>
    <w:pPr>
      <w:spacing w:after="120" w:line="280" w:lineRule="exact"/>
    </w:pPr>
    <w:rPr>
      <w:rFonts w:ascii="Arial" w:eastAsia="Times" w:hAnsi="Arial" w:cs="Times New Roman"/>
      <w:color w:val="000000"/>
      <w:sz w:val="18"/>
      <w:szCs w:val="18"/>
      <w:lang w:val="en-GB"/>
    </w:rPr>
  </w:style>
  <w:style w:type="paragraph" w:customStyle="1" w:styleId="ProjectName1">
    <w:name w:val="ProjectName1"/>
    <w:basedOn w:val="Normal"/>
    <w:qFormat/>
    <w:rsid w:val="00446896"/>
    <w:pPr>
      <w:tabs>
        <w:tab w:val="left" w:pos="1962"/>
        <w:tab w:val="left" w:pos="1964"/>
        <w:tab w:val="center" w:pos="4513"/>
      </w:tabs>
      <w:spacing w:before="40" w:after="120"/>
      <w:jc w:val="both"/>
    </w:pPr>
    <w:rPr>
      <w:rFonts w:ascii="Verdana" w:eastAsiaTheme="minorEastAsia" w:hAnsi="Verdana" w:cs="SimSun"/>
      <w:bCs/>
      <w:sz w:val="16"/>
      <w:szCs w:val="16"/>
      <w:lang w:val="en-US" w:eastAsia="en-AU"/>
    </w:rPr>
  </w:style>
  <w:style w:type="paragraph" w:customStyle="1" w:styleId="Bullet1Last">
    <w:name w:val="Bullet 1 Last"/>
    <w:basedOn w:val="Bullet10"/>
    <w:next w:val="Normal"/>
    <w:autoRedefine/>
    <w:rsid w:val="00446896"/>
    <w:pPr>
      <w:spacing w:after="120"/>
    </w:pPr>
  </w:style>
  <w:style w:type="paragraph" w:customStyle="1" w:styleId="Bullet2Last">
    <w:name w:val="Bullet 2 Last"/>
    <w:basedOn w:val="Normal"/>
    <w:next w:val="Normal"/>
    <w:autoRedefine/>
    <w:rsid w:val="00446896"/>
    <w:pPr>
      <w:numPr>
        <w:ilvl w:val="1"/>
        <w:numId w:val="21"/>
      </w:numPr>
      <w:tabs>
        <w:tab w:val="left" w:pos="1962"/>
        <w:tab w:val="left" w:pos="1964"/>
        <w:tab w:val="center" w:pos="4513"/>
      </w:tabs>
      <w:spacing w:before="40" w:after="120"/>
      <w:ind w:left="0" w:firstLine="0"/>
      <w:contextualSpacing/>
      <w:jc w:val="both"/>
    </w:pPr>
    <w:rPr>
      <w:rFonts w:ascii="Verdana" w:eastAsiaTheme="minorEastAsia" w:hAnsi="Verdana" w:cs="SimSun"/>
      <w:bCs/>
      <w:sz w:val="18"/>
      <w:szCs w:val="18"/>
      <w:lang w:val="en-US" w:eastAsia="en-AU"/>
    </w:rPr>
  </w:style>
  <w:style w:type="paragraph" w:customStyle="1" w:styleId="List2Last">
    <w:name w:val="List 2 Last"/>
    <w:basedOn w:val="List2"/>
    <w:next w:val="Normal"/>
    <w:autoRedefine/>
    <w:rsid w:val="00446896"/>
    <w:pPr>
      <w:ind w:left="720" w:hanging="360"/>
    </w:pPr>
    <w:rPr>
      <w:rFonts w:ascii="Verdana" w:hAnsi="Verdana"/>
      <w:sz w:val="18"/>
      <w:lang w:val="en-US"/>
    </w:rPr>
  </w:style>
  <w:style w:type="paragraph" w:customStyle="1" w:styleId="ListLast">
    <w:name w:val="List Last"/>
    <w:basedOn w:val="List"/>
    <w:autoRedefine/>
    <w:rsid w:val="00446896"/>
    <w:pPr>
      <w:ind w:left="720" w:hanging="360"/>
    </w:pPr>
    <w:rPr>
      <w:rFonts w:ascii="Verdana" w:hAnsi="Verdana"/>
      <w:sz w:val="18"/>
      <w:lang w:val="en-US"/>
    </w:rPr>
  </w:style>
  <w:style w:type="numbering" w:customStyle="1" w:styleId="Style1">
    <w:name w:val="Style1"/>
    <w:uiPriority w:val="99"/>
    <w:rsid w:val="00446896"/>
  </w:style>
  <w:style w:type="numbering" w:customStyle="1" w:styleId="List1">
    <w:name w:val="List 1"/>
    <w:uiPriority w:val="99"/>
    <w:rsid w:val="00446896"/>
    <w:pPr>
      <w:numPr>
        <w:numId w:val="26"/>
      </w:numPr>
    </w:pPr>
  </w:style>
  <w:style w:type="paragraph" w:customStyle="1" w:styleId="StyleToolordeliverablenameCustomColorRGB039118Left">
    <w:name w:val="Style Tool or deliverable name + Custom Color(RGB(039118)) Left:..."/>
    <w:basedOn w:val="Toolordeliverablename"/>
    <w:rsid w:val="00446896"/>
    <w:rPr>
      <w:rFonts w:cs="Times New Roman"/>
      <w:color w:val="002776"/>
      <w:szCs w:val="20"/>
    </w:rPr>
  </w:style>
  <w:style w:type="paragraph" w:customStyle="1" w:styleId="Tablebullet">
    <w:name w:val="Tablebullet"/>
    <w:basedOn w:val="Tabletext"/>
    <w:rsid w:val="00446896"/>
    <w:pPr>
      <w:spacing w:before="20" w:after="20"/>
      <w:ind w:left="720" w:hanging="360"/>
    </w:pPr>
  </w:style>
  <w:style w:type="paragraph" w:customStyle="1" w:styleId="TableNumber">
    <w:name w:val="TableNumber"/>
    <w:basedOn w:val="Tablehead1"/>
    <w:next w:val="Normal"/>
    <w:rsid w:val="00446896"/>
  </w:style>
  <w:style w:type="paragraph" w:customStyle="1" w:styleId="TableList">
    <w:name w:val="TableList"/>
    <w:basedOn w:val="Tabletext"/>
    <w:rsid w:val="00446896"/>
    <w:pPr>
      <w:tabs>
        <w:tab w:val="num" w:pos="360"/>
      </w:tabs>
      <w:ind w:left="360" w:hanging="360"/>
    </w:pPr>
  </w:style>
  <w:style w:type="paragraph" w:customStyle="1" w:styleId="Tablehead2">
    <w:name w:val="Tablehead2"/>
    <w:basedOn w:val="Tablehead1"/>
    <w:rsid w:val="00446896"/>
    <w:rPr>
      <w:color w:val="002776"/>
    </w:rPr>
  </w:style>
  <w:style w:type="paragraph" w:customStyle="1" w:styleId="Instructions">
    <w:name w:val="Instructions"/>
    <w:basedOn w:val="Normal"/>
    <w:link w:val="InstructionsChar"/>
    <w:qFormat/>
    <w:rsid w:val="00446896"/>
    <w:pPr>
      <w:tabs>
        <w:tab w:val="left" w:pos="1962"/>
        <w:tab w:val="left" w:pos="1964"/>
        <w:tab w:val="center" w:pos="4513"/>
      </w:tabs>
      <w:spacing w:before="40" w:after="120"/>
      <w:jc w:val="both"/>
    </w:pPr>
    <w:rPr>
      <w:rFonts w:ascii="Verdana" w:eastAsiaTheme="minorEastAsia" w:hAnsi="Verdana" w:cs="SimSun"/>
      <w:bCs/>
      <w:color w:val="0000FF"/>
      <w:sz w:val="18"/>
      <w:szCs w:val="20"/>
      <w:lang w:val="en-US" w:eastAsia="en-AU"/>
    </w:rPr>
  </w:style>
  <w:style w:type="paragraph" w:customStyle="1" w:styleId="Tablebullet20">
    <w:name w:val="Tablebullet2"/>
    <w:basedOn w:val="Tablebullet"/>
    <w:rsid w:val="00446896"/>
  </w:style>
  <w:style w:type="paragraph" w:customStyle="1" w:styleId="FigureCaption">
    <w:name w:val="FigureCaption"/>
    <w:basedOn w:val="Normal"/>
    <w:rsid w:val="00446896"/>
    <w:pPr>
      <w:tabs>
        <w:tab w:val="left" w:pos="1962"/>
        <w:tab w:val="left" w:pos="1964"/>
        <w:tab w:val="center" w:pos="4513"/>
      </w:tabs>
      <w:spacing w:before="40" w:after="120"/>
      <w:ind w:left="720" w:hanging="360"/>
      <w:jc w:val="center"/>
    </w:pPr>
    <w:rPr>
      <w:rFonts w:ascii="Verdana" w:eastAsiaTheme="minorEastAsia" w:hAnsi="Verdana" w:cs="SimSun"/>
      <w:b/>
      <w:bCs/>
      <w:sz w:val="18"/>
      <w:szCs w:val="18"/>
      <w:lang w:val="en-US" w:eastAsia="en-AU"/>
    </w:rPr>
  </w:style>
  <w:style w:type="numbering" w:customStyle="1" w:styleId="Style2">
    <w:name w:val="Style2"/>
    <w:uiPriority w:val="99"/>
    <w:rsid w:val="00446896"/>
    <w:pPr>
      <w:numPr>
        <w:numId w:val="18"/>
      </w:numPr>
    </w:pPr>
  </w:style>
  <w:style w:type="paragraph" w:customStyle="1" w:styleId="InstructionsBullet">
    <w:name w:val="InstructionsBullet"/>
    <w:basedOn w:val="Bullet10"/>
    <w:rsid w:val="00446896"/>
    <w:rPr>
      <w:color w:val="0000FF"/>
    </w:rPr>
  </w:style>
  <w:style w:type="numbering" w:customStyle="1" w:styleId="Style4">
    <w:name w:val="Style4"/>
    <w:uiPriority w:val="99"/>
    <w:rsid w:val="00446896"/>
    <w:pPr>
      <w:numPr>
        <w:numId w:val="17"/>
      </w:numPr>
    </w:pPr>
  </w:style>
  <w:style w:type="numbering" w:customStyle="1" w:styleId="Style5">
    <w:name w:val="Style5"/>
    <w:uiPriority w:val="99"/>
    <w:rsid w:val="00446896"/>
    <w:pPr>
      <w:numPr>
        <w:numId w:val="39"/>
      </w:numPr>
    </w:pPr>
  </w:style>
  <w:style w:type="paragraph" w:customStyle="1" w:styleId="Sectiontitle">
    <w:name w:val="Section title"/>
    <w:basedOn w:val="Normal"/>
    <w:next w:val="Normal"/>
    <w:rsid w:val="00446896"/>
    <w:pPr>
      <w:tabs>
        <w:tab w:val="left" w:pos="1962"/>
        <w:tab w:val="left" w:pos="1964"/>
        <w:tab w:val="center" w:pos="4513"/>
      </w:tabs>
      <w:spacing w:before="40" w:after="480" w:line="720" w:lineRule="atLeast"/>
      <w:jc w:val="both"/>
    </w:pPr>
    <w:rPr>
      <w:rFonts w:ascii="Verdana" w:eastAsiaTheme="minorEastAsia" w:hAnsi="Verdana" w:cs="SimSun"/>
      <w:bCs/>
      <w:sz w:val="60"/>
      <w:szCs w:val="18"/>
      <w:lang w:val="en-US" w:eastAsia="en-AU"/>
    </w:rPr>
  </w:style>
  <w:style w:type="paragraph" w:customStyle="1" w:styleId="Contentstitle">
    <w:name w:val="Contents title"/>
    <w:basedOn w:val="Sectiontitle"/>
    <w:next w:val="Normal"/>
    <w:rsid w:val="00446896"/>
  </w:style>
  <w:style w:type="table" w:customStyle="1" w:styleId="Deloittetable">
    <w:name w:val="Deloitte table"/>
    <w:basedOn w:val="TableNormal"/>
    <w:uiPriority w:val="99"/>
    <w:rsid w:val="00446896"/>
    <w:pPr>
      <w:spacing w:after="0" w:line="240" w:lineRule="auto"/>
    </w:pPr>
    <w:rPr>
      <w:sz w:val="17"/>
      <w:lang w:val="en-GB"/>
    </w:rPr>
    <w:tblPr>
      <w:tblInd w:w="0" w:type="nil"/>
      <w:tblBorders>
        <w:top w:val="single" w:sz="4" w:space="0" w:color="0083FF" w:themeColor="accent3"/>
        <w:bottom w:val="single" w:sz="4" w:space="0" w:color="1E1E1E" w:themeColor="text1"/>
        <w:insideH w:val="single" w:sz="4" w:space="0" w:color="1E1E1E" w:themeColor="text1"/>
      </w:tblBorders>
      <w:tblCellMar>
        <w:top w:w="57" w:type="dxa"/>
        <w:left w:w="0" w:type="dxa"/>
        <w:bottom w:w="57" w:type="dxa"/>
        <w:right w:w="0" w:type="dxa"/>
      </w:tblCellMar>
    </w:tblPr>
    <w:tblStylePr w:type="firstRow">
      <w:tblPr/>
      <w:tcPr>
        <w:tcBorders>
          <w:top w:val="single" w:sz="24" w:space="0" w:color="0083FF" w:themeColor="accent3"/>
        </w:tcBorders>
      </w:tcPr>
    </w:tblStylePr>
  </w:style>
  <w:style w:type="paragraph" w:customStyle="1" w:styleId="Documentdate">
    <w:name w:val="Document date"/>
    <w:rsid w:val="00446896"/>
    <w:pPr>
      <w:spacing w:after="0" w:line="240" w:lineRule="atLeast"/>
    </w:pPr>
    <w:rPr>
      <w:sz w:val="18"/>
      <w:lang w:val="en-US"/>
    </w:rPr>
  </w:style>
  <w:style w:type="paragraph" w:customStyle="1" w:styleId="Documentsubtitle">
    <w:name w:val="Document subtitle"/>
    <w:basedOn w:val="Normal"/>
    <w:rsid w:val="00446896"/>
    <w:pPr>
      <w:tabs>
        <w:tab w:val="left" w:pos="1962"/>
        <w:tab w:val="left" w:pos="1964"/>
        <w:tab w:val="center" w:pos="4513"/>
      </w:tabs>
      <w:spacing w:before="40" w:after="120" w:line="440" w:lineRule="atLeast"/>
      <w:jc w:val="both"/>
    </w:pPr>
    <w:rPr>
      <w:rFonts w:ascii="Verdana" w:eastAsiaTheme="minorEastAsia" w:hAnsi="Verdana" w:cs="SimSun"/>
      <w:bCs/>
      <w:sz w:val="36"/>
      <w:szCs w:val="18"/>
      <w:lang w:val="en-US" w:eastAsia="en-AU"/>
    </w:rPr>
  </w:style>
  <w:style w:type="paragraph" w:customStyle="1" w:styleId="Documenttitle">
    <w:name w:val="Document title"/>
    <w:next w:val="Documentsubtitle"/>
    <w:rsid w:val="00446896"/>
    <w:pPr>
      <w:spacing w:after="0" w:line="440" w:lineRule="atLeast"/>
    </w:pPr>
    <w:rPr>
      <w:rFonts w:asciiTheme="majorHAnsi" w:eastAsiaTheme="majorEastAsia" w:hAnsiTheme="majorHAnsi" w:cstheme="majorBidi"/>
      <w:b/>
      <w:bCs/>
      <w:color w:val="1E1E1E" w:themeColor="text1"/>
      <w:sz w:val="36"/>
      <w:szCs w:val="28"/>
      <w:lang w:val="en-GB"/>
    </w:rPr>
  </w:style>
  <w:style w:type="character" w:styleId="FootnoteReference">
    <w:name w:val="footnote reference"/>
    <w:basedOn w:val="DefaultParagraphFont"/>
    <w:uiPriority w:val="99"/>
    <w:rsid w:val="00446896"/>
    <w:rPr>
      <w:vertAlign w:val="superscript"/>
    </w:rPr>
  </w:style>
  <w:style w:type="paragraph" w:styleId="FootnoteText">
    <w:name w:val="footnote text"/>
    <w:basedOn w:val="Normal"/>
    <w:link w:val="FootnoteTextChar"/>
    <w:uiPriority w:val="99"/>
    <w:rsid w:val="00446896"/>
    <w:pPr>
      <w:tabs>
        <w:tab w:val="left" w:pos="1962"/>
        <w:tab w:val="left" w:pos="1964"/>
        <w:tab w:val="center" w:pos="4513"/>
      </w:tabs>
      <w:spacing w:before="40" w:after="120"/>
      <w:jc w:val="both"/>
    </w:pPr>
    <w:rPr>
      <w:rFonts w:ascii="Verdana" w:eastAsiaTheme="minorEastAsia" w:hAnsi="Verdana" w:cs="SimSun"/>
      <w:bCs/>
      <w:sz w:val="16"/>
      <w:szCs w:val="20"/>
      <w:lang w:val="en-US" w:eastAsia="en-AU"/>
    </w:rPr>
  </w:style>
  <w:style w:type="character" w:customStyle="1" w:styleId="FootnoteTextChar">
    <w:name w:val="Footnote Text Char"/>
    <w:basedOn w:val="DefaultParagraphFont"/>
    <w:link w:val="FootnoteText"/>
    <w:uiPriority w:val="99"/>
    <w:rsid w:val="00446896"/>
    <w:rPr>
      <w:rFonts w:ascii="Verdana" w:eastAsiaTheme="minorEastAsia" w:hAnsi="Verdana" w:cs="SimSun"/>
      <w:bCs/>
      <w:sz w:val="16"/>
      <w:szCs w:val="20"/>
      <w:lang w:val="en-US" w:eastAsia="en-AU"/>
    </w:rPr>
  </w:style>
  <w:style w:type="paragraph" w:customStyle="1" w:styleId="Formoreinfocalloutwhite8512ptPullOutStyles">
    <w:name w:val="For more info call out (white 8.5/12pt) (Pull Out Styles)"/>
    <w:basedOn w:val="Normal"/>
    <w:uiPriority w:val="99"/>
    <w:rsid w:val="00446896"/>
    <w:pPr>
      <w:tabs>
        <w:tab w:val="left" w:pos="283"/>
        <w:tab w:val="left" w:pos="567"/>
        <w:tab w:val="left" w:pos="1962"/>
        <w:tab w:val="left" w:pos="1964"/>
        <w:tab w:val="center" w:pos="4513"/>
      </w:tabs>
      <w:suppressAutoHyphens/>
      <w:autoSpaceDE w:val="0"/>
      <w:autoSpaceDN w:val="0"/>
      <w:adjustRightInd w:val="0"/>
      <w:spacing w:before="40" w:after="120"/>
      <w:jc w:val="both"/>
      <w:textAlignment w:val="center"/>
    </w:pPr>
    <w:rPr>
      <w:rFonts w:ascii="OpenSans-Bold" w:eastAsiaTheme="minorEastAsia" w:hAnsi="OpenSans-Bold" w:cs="OpenSans-Bold"/>
      <w:b/>
      <w:color w:val="FFFFFF"/>
      <w:spacing w:val="-2"/>
      <w:sz w:val="17"/>
      <w:szCs w:val="17"/>
      <w:lang w:val="en-US" w:eastAsia="en-AU"/>
    </w:rPr>
  </w:style>
  <w:style w:type="paragraph" w:customStyle="1" w:styleId="Legaltext">
    <w:name w:val="Legal text"/>
    <w:basedOn w:val="Normal"/>
    <w:rsid w:val="00446896"/>
    <w:pPr>
      <w:tabs>
        <w:tab w:val="left" w:pos="1962"/>
        <w:tab w:val="left" w:pos="1964"/>
        <w:tab w:val="center" w:pos="4513"/>
      </w:tabs>
      <w:autoSpaceDE w:val="0"/>
      <w:autoSpaceDN w:val="0"/>
      <w:adjustRightInd w:val="0"/>
      <w:spacing w:before="120" w:after="120" w:line="276" w:lineRule="auto"/>
      <w:ind w:left="2880"/>
      <w:jc w:val="both"/>
    </w:pPr>
    <w:rPr>
      <w:rFonts w:ascii="Arial" w:eastAsiaTheme="minorEastAsia" w:hAnsi="Arial" w:cs="Arial"/>
      <w:bCs/>
      <w:noProof/>
      <w:color w:val="333333"/>
      <w:sz w:val="14"/>
      <w:szCs w:val="14"/>
      <w:lang w:val="en-US" w:eastAsia="en-AU"/>
    </w:rPr>
  </w:style>
  <w:style w:type="paragraph" w:customStyle="1" w:styleId="Paneltext">
    <w:name w:val="Panel text"/>
    <w:basedOn w:val="Normal"/>
    <w:rsid w:val="00446896"/>
    <w:pPr>
      <w:tabs>
        <w:tab w:val="left" w:pos="1962"/>
        <w:tab w:val="left" w:pos="1964"/>
        <w:tab w:val="center" w:pos="4513"/>
      </w:tabs>
      <w:spacing w:before="40" w:after="120"/>
      <w:jc w:val="both"/>
    </w:pPr>
    <w:rPr>
      <w:rFonts w:ascii="Verdana" w:eastAsiaTheme="minorEastAsia" w:hAnsi="Verdana" w:cs="SimSun"/>
      <w:bCs/>
      <w:color w:val="FFFFFF" w:themeColor="background1"/>
      <w:sz w:val="17"/>
      <w:szCs w:val="18"/>
      <w:lang w:val="en-US" w:eastAsia="en-AU"/>
    </w:rPr>
  </w:style>
  <w:style w:type="paragraph" w:customStyle="1" w:styleId="Paneltitle">
    <w:name w:val="Panel title"/>
    <w:basedOn w:val="Paneltext"/>
    <w:next w:val="Paneltext"/>
    <w:rsid w:val="00446896"/>
  </w:style>
  <w:style w:type="paragraph" w:customStyle="1" w:styleId="PulloutBlue">
    <w:name w:val="Pullout Blue"/>
    <w:basedOn w:val="Normal"/>
    <w:next w:val="Normal"/>
    <w:rsid w:val="00446896"/>
    <w:pPr>
      <w:tabs>
        <w:tab w:val="left" w:pos="1962"/>
        <w:tab w:val="left" w:pos="1964"/>
        <w:tab w:val="center" w:pos="4513"/>
      </w:tabs>
      <w:spacing w:before="40" w:after="120" w:line="360" w:lineRule="atLeast"/>
      <w:jc w:val="both"/>
    </w:pPr>
    <w:rPr>
      <w:rFonts w:ascii="Verdana" w:eastAsiaTheme="minorEastAsia" w:hAnsi="Verdana" w:cs="SimSun"/>
      <w:bCs/>
      <w:color w:val="0083FF" w:themeColor="accent3"/>
      <w:sz w:val="28"/>
      <w:szCs w:val="18"/>
      <w:lang w:val="en-US" w:eastAsia="en-AU"/>
    </w:rPr>
  </w:style>
  <w:style w:type="paragraph" w:customStyle="1" w:styleId="PulloutGreen">
    <w:name w:val="Pullout Green"/>
    <w:basedOn w:val="PulloutBlue"/>
    <w:next w:val="Normal"/>
    <w:rsid w:val="00446896"/>
  </w:style>
  <w:style w:type="paragraph" w:customStyle="1" w:styleId="QuotesourceBlue">
    <w:name w:val="Quote source Blue"/>
    <w:basedOn w:val="Normal"/>
    <w:next w:val="Normal"/>
    <w:rsid w:val="00446896"/>
    <w:pPr>
      <w:tabs>
        <w:tab w:val="left" w:pos="1962"/>
        <w:tab w:val="left" w:pos="1964"/>
        <w:tab w:val="center" w:pos="4513"/>
      </w:tabs>
      <w:spacing w:before="40" w:after="120" w:line="200" w:lineRule="atLeast"/>
      <w:contextualSpacing/>
      <w:jc w:val="both"/>
    </w:pPr>
    <w:rPr>
      <w:rFonts w:ascii="Verdana" w:eastAsiaTheme="minorEastAsia" w:hAnsi="Verdana" w:cs="SimSun"/>
      <w:b/>
      <w:bCs/>
      <w:color w:val="0083FF" w:themeColor="accent3"/>
      <w:sz w:val="17"/>
      <w:szCs w:val="18"/>
      <w:lang w:val="en-US" w:eastAsia="en-AU"/>
    </w:rPr>
  </w:style>
  <w:style w:type="paragraph" w:customStyle="1" w:styleId="QuotesourceGreen">
    <w:name w:val="Quote source Green"/>
    <w:basedOn w:val="QuotesourceBlue"/>
    <w:next w:val="Normal"/>
    <w:rsid w:val="00446896"/>
  </w:style>
  <w:style w:type="paragraph" w:customStyle="1" w:styleId="Quotetext">
    <w:name w:val="Quote text"/>
    <w:basedOn w:val="PulloutBlue"/>
    <w:rsid w:val="00446896"/>
  </w:style>
  <w:style w:type="paragraph" w:customStyle="1" w:styleId="Sectionintro">
    <w:name w:val="Section intro"/>
    <w:basedOn w:val="Normal"/>
    <w:next w:val="Normal"/>
    <w:rsid w:val="00446896"/>
    <w:pPr>
      <w:tabs>
        <w:tab w:val="left" w:pos="1962"/>
        <w:tab w:val="left" w:pos="1964"/>
        <w:tab w:val="center" w:pos="4513"/>
      </w:tabs>
      <w:spacing w:before="40" w:after="120" w:line="360" w:lineRule="atLeast"/>
      <w:jc w:val="both"/>
    </w:pPr>
    <w:rPr>
      <w:rFonts w:ascii="Verdana" w:eastAsiaTheme="minorEastAsia" w:hAnsi="Verdana" w:cs="SimSun"/>
      <w:bCs/>
      <w:sz w:val="28"/>
      <w:szCs w:val="18"/>
      <w:lang w:val="en-US" w:eastAsia="en-AU"/>
    </w:rPr>
  </w:style>
  <w:style w:type="paragraph" w:customStyle="1" w:styleId="SourcetextTableorChart">
    <w:name w:val="Source text Table or Chart"/>
    <w:basedOn w:val="Caption"/>
    <w:next w:val="Normal"/>
    <w:rsid w:val="00446896"/>
    <w:pPr>
      <w:keepNext/>
      <w:spacing w:before="120" w:after="240"/>
    </w:pPr>
    <w:rPr>
      <w:i w:val="0"/>
      <w:color w:val="FF84B4" w:themeColor="accent6"/>
      <w:sz w:val="14"/>
    </w:rPr>
  </w:style>
  <w:style w:type="paragraph" w:styleId="Caption">
    <w:name w:val="caption"/>
    <w:aliases w:val="caption,caption table"/>
    <w:basedOn w:val="Normal"/>
    <w:next w:val="Normal"/>
    <w:link w:val="CaptionChar"/>
    <w:unhideWhenUsed/>
    <w:qFormat/>
    <w:rsid w:val="00446896"/>
    <w:pPr>
      <w:tabs>
        <w:tab w:val="left" w:pos="1962"/>
        <w:tab w:val="left" w:pos="1964"/>
        <w:tab w:val="center" w:pos="4513"/>
      </w:tabs>
      <w:spacing w:before="40" w:after="200"/>
      <w:jc w:val="both"/>
    </w:pPr>
    <w:rPr>
      <w:rFonts w:ascii="Verdana" w:eastAsiaTheme="minorEastAsia" w:hAnsi="Verdana" w:cs="SimSun"/>
      <w:bCs/>
      <w:i/>
      <w:iCs/>
      <w:color w:val="D6CDBF" w:themeColor="text2"/>
      <w:sz w:val="18"/>
      <w:szCs w:val="18"/>
      <w:lang w:val="en-US" w:eastAsia="en-AU"/>
    </w:rPr>
  </w:style>
  <w:style w:type="paragraph" w:customStyle="1" w:styleId="Subheading">
    <w:name w:val="Subheading"/>
    <w:basedOn w:val="Normal"/>
    <w:next w:val="Normal"/>
    <w:semiHidden/>
    <w:qFormat/>
    <w:rsid w:val="00446896"/>
    <w:pPr>
      <w:tabs>
        <w:tab w:val="left" w:pos="1962"/>
        <w:tab w:val="left" w:pos="1964"/>
        <w:tab w:val="center" w:pos="4513"/>
      </w:tabs>
      <w:spacing w:before="40" w:after="120"/>
      <w:jc w:val="both"/>
    </w:pPr>
    <w:rPr>
      <w:rFonts w:asciiTheme="majorHAnsi" w:eastAsiaTheme="majorEastAsia" w:hAnsiTheme="majorHAnsi" w:cstheme="majorBidi"/>
      <w:b/>
      <w:iCs/>
      <w:color w:val="1E1E1E" w:themeColor="text1"/>
      <w:sz w:val="18"/>
      <w:szCs w:val="18"/>
      <w:lang w:val="en-US" w:eastAsia="en-AU"/>
    </w:rPr>
  </w:style>
  <w:style w:type="paragraph" w:customStyle="1" w:styleId="Subject">
    <w:name w:val="Subject"/>
    <w:basedOn w:val="Normal"/>
    <w:semiHidden/>
    <w:qFormat/>
    <w:rsid w:val="00446896"/>
    <w:pPr>
      <w:tabs>
        <w:tab w:val="left" w:pos="1962"/>
        <w:tab w:val="left" w:pos="1964"/>
        <w:tab w:val="center" w:pos="4513"/>
      </w:tabs>
      <w:spacing w:before="40" w:after="120"/>
      <w:jc w:val="both"/>
    </w:pPr>
    <w:rPr>
      <w:rFonts w:ascii="Verdana" w:eastAsiaTheme="minorEastAsia" w:hAnsi="Verdana" w:cs="SimSun"/>
      <w:b/>
      <w:bCs/>
      <w:sz w:val="18"/>
      <w:szCs w:val="18"/>
      <w:lang w:val="en-US" w:eastAsia="en-AU"/>
    </w:rPr>
  </w:style>
  <w:style w:type="paragraph" w:customStyle="1" w:styleId="Tablebullets">
    <w:name w:val="Table bullets"/>
    <w:basedOn w:val="Normal"/>
    <w:qFormat/>
    <w:rsid w:val="00446896"/>
    <w:pPr>
      <w:tabs>
        <w:tab w:val="num" w:pos="360"/>
        <w:tab w:val="left" w:pos="1962"/>
        <w:tab w:val="left" w:pos="1964"/>
        <w:tab w:val="center" w:pos="4513"/>
      </w:tabs>
      <w:spacing w:before="40" w:after="120" w:line="200" w:lineRule="atLeast"/>
      <w:ind w:left="360" w:hanging="360"/>
      <w:jc w:val="both"/>
    </w:pPr>
    <w:rPr>
      <w:rFonts w:ascii="Verdana" w:eastAsiaTheme="minorEastAsia" w:hAnsi="Verdana" w:cs="SimSun"/>
      <w:bCs/>
      <w:sz w:val="17"/>
      <w:szCs w:val="18"/>
      <w:lang w:val="en-GB" w:eastAsia="en-AU"/>
    </w:rPr>
  </w:style>
  <w:style w:type="paragraph" w:customStyle="1" w:styleId="Tablenumbered">
    <w:name w:val="Table numbered"/>
    <w:basedOn w:val="Tablebullets"/>
    <w:qFormat/>
    <w:rsid w:val="00446896"/>
    <w:pPr>
      <w:tabs>
        <w:tab w:val="clear" w:pos="360"/>
      </w:tabs>
      <w:ind w:left="1080"/>
    </w:pPr>
    <w:rPr>
      <w:rFonts w:asciiTheme="minorHAnsi" w:hAnsiTheme="minorHAnsi"/>
    </w:rPr>
  </w:style>
  <w:style w:type="paragraph" w:customStyle="1" w:styleId="Tabletitle">
    <w:name w:val="Table title"/>
    <w:basedOn w:val="Normal"/>
    <w:qFormat/>
    <w:rsid w:val="00446896"/>
    <w:pPr>
      <w:tabs>
        <w:tab w:val="left" w:pos="1962"/>
        <w:tab w:val="left" w:pos="1964"/>
        <w:tab w:val="center" w:pos="4513"/>
      </w:tabs>
      <w:spacing w:before="40" w:after="120" w:line="200" w:lineRule="atLeast"/>
      <w:jc w:val="both"/>
    </w:pPr>
    <w:rPr>
      <w:rFonts w:ascii="Verdana" w:eastAsiaTheme="minorEastAsia" w:hAnsi="Verdana" w:cs="SimSun"/>
      <w:b/>
      <w:bCs/>
      <w:sz w:val="17"/>
      <w:szCs w:val="18"/>
      <w:lang w:val="en-GB" w:eastAsia="en-AU"/>
    </w:rPr>
  </w:style>
  <w:style w:type="table" w:customStyle="1" w:styleId="ListTable32">
    <w:name w:val="List Table 32"/>
    <w:basedOn w:val="TableNormal"/>
    <w:next w:val="ListTable3"/>
    <w:uiPriority w:val="48"/>
    <w:rsid w:val="00446896"/>
    <w:pPr>
      <w:spacing w:after="0" w:line="240" w:lineRule="auto"/>
    </w:pPr>
    <w:rPr>
      <w:rFonts w:ascii="Arial" w:eastAsia="Times New Roman" w:hAnsi="Arial" w:cs="Times New Roman"/>
      <w:szCs w:val="18"/>
      <w:lang w:val="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sz w:val="22"/>
      </w:rPr>
      <w:tblPr/>
      <w:tcPr>
        <w:tcBorders>
          <w:top w:val="single" w:sz="4" w:space="0" w:color="auto"/>
          <w:left w:val="single" w:sz="4" w:space="0" w:color="auto"/>
          <w:bottom w:val="single" w:sz="4" w:space="0" w:color="auto"/>
          <w:right w:val="single" w:sz="4" w:space="0" w:color="auto"/>
        </w:tcBorders>
        <w:shd w:val="clear" w:color="auto" w:fill="C00000"/>
        <w:vAlign w:val="center"/>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ListTable31">
    <w:name w:val="List Table 31"/>
    <w:basedOn w:val="TableNormal"/>
    <w:next w:val="ListTable3"/>
    <w:uiPriority w:val="48"/>
    <w:rsid w:val="00446896"/>
    <w:pPr>
      <w:spacing w:after="0" w:line="240" w:lineRule="auto"/>
    </w:pPr>
    <w:rPr>
      <w:rFonts w:ascii="Verdana" w:eastAsia="Times New Roman" w:hAnsi="Verdana" w:cs="Times New Roman"/>
      <w:sz w:val="18"/>
      <w:szCs w:val="18"/>
      <w:lang w:val="en-US"/>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paragraph" w:customStyle="1" w:styleId="Captiontext">
    <w:name w:val="Caption text"/>
    <w:basedOn w:val="Normal"/>
    <w:next w:val="Normal"/>
    <w:link w:val="CaptiontextChar"/>
    <w:qFormat/>
    <w:rsid w:val="00446896"/>
    <w:pPr>
      <w:keepNext/>
      <w:tabs>
        <w:tab w:val="left" w:pos="1962"/>
        <w:tab w:val="left" w:pos="1964"/>
        <w:tab w:val="center" w:pos="4513"/>
      </w:tabs>
      <w:spacing w:before="120" w:after="240"/>
      <w:jc w:val="both"/>
    </w:pPr>
    <w:rPr>
      <w:rFonts w:ascii="Verdana" w:eastAsia="Verdana" w:hAnsi="Verdana" w:cs="SimSun"/>
      <w:bCs/>
      <w:iCs/>
      <w:color w:val="75787B"/>
      <w:sz w:val="14"/>
      <w:szCs w:val="14"/>
      <w:lang w:val="en-US" w:eastAsia="en-AU"/>
    </w:rPr>
  </w:style>
  <w:style w:type="character" w:customStyle="1" w:styleId="CaptiontextChar">
    <w:name w:val="Caption text Char"/>
    <w:basedOn w:val="DefaultParagraphFont"/>
    <w:link w:val="Captiontext"/>
    <w:rsid w:val="00446896"/>
    <w:rPr>
      <w:rFonts w:ascii="Verdana" w:eastAsia="Verdana" w:hAnsi="Verdana" w:cs="SimSun"/>
      <w:bCs/>
      <w:iCs/>
      <w:color w:val="75787B"/>
      <w:sz w:val="14"/>
      <w:szCs w:val="14"/>
      <w:lang w:val="en-US" w:eastAsia="en-AU"/>
    </w:rPr>
  </w:style>
  <w:style w:type="paragraph" w:customStyle="1" w:styleId="legaltextheader">
    <w:name w:val="legal text header"/>
    <w:basedOn w:val="Normal"/>
    <w:link w:val="legaltextheaderChar"/>
    <w:rsid w:val="00446896"/>
    <w:pPr>
      <w:pageBreakBefore/>
      <w:tabs>
        <w:tab w:val="left" w:pos="1962"/>
        <w:tab w:val="left" w:pos="1964"/>
        <w:tab w:val="center" w:pos="4513"/>
      </w:tabs>
      <w:autoSpaceDE w:val="0"/>
      <w:autoSpaceDN w:val="0"/>
      <w:adjustRightInd w:val="0"/>
      <w:spacing w:before="4800" w:after="120" w:line="276" w:lineRule="auto"/>
      <w:ind w:left="2880"/>
      <w:jc w:val="both"/>
    </w:pPr>
    <w:rPr>
      <w:rFonts w:ascii="Verdana" w:eastAsiaTheme="minorEastAsia" w:hAnsi="Verdana" w:cs="Arial"/>
      <w:b/>
      <w:bCs/>
      <w:noProof/>
      <w:color w:val="333333"/>
      <w:sz w:val="14"/>
      <w:szCs w:val="14"/>
      <w:lang w:val="en-US" w:eastAsia="en-AU"/>
    </w:rPr>
  </w:style>
  <w:style w:type="character" w:customStyle="1" w:styleId="legaltextheaderChar">
    <w:name w:val="legal text header Char"/>
    <w:basedOn w:val="DefaultParagraphFont"/>
    <w:link w:val="legaltextheader"/>
    <w:rsid w:val="00446896"/>
    <w:rPr>
      <w:rFonts w:ascii="Verdana" w:eastAsiaTheme="minorEastAsia" w:hAnsi="Verdana" w:cs="Arial"/>
      <w:b/>
      <w:bCs/>
      <w:noProof/>
      <w:color w:val="333333"/>
      <w:sz w:val="14"/>
      <w:szCs w:val="14"/>
      <w:lang w:val="en-US" w:eastAsia="en-AU"/>
    </w:rPr>
  </w:style>
  <w:style w:type="paragraph" w:customStyle="1" w:styleId="TOCstyle">
    <w:name w:val="TOC style"/>
    <w:basedOn w:val="Normal"/>
    <w:link w:val="TOCstyleChar"/>
    <w:rsid w:val="00446896"/>
    <w:pPr>
      <w:tabs>
        <w:tab w:val="left" w:pos="360"/>
        <w:tab w:val="left" w:pos="800"/>
        <w:tab w:val="left" w:pos="1962"/>
        <w:tab w:val="left" w:pos="1964"/>
        <w:tab w:val="center" w:pos="4513"/>
        <w:tab w:val="right" w:leader="dot" w:pos="9360"/>
      </w:tabs>
      <w:spacing w:before="40" w:after="120"/>
      <w:ind w:left="360"/>
      <w:jc w:val="both"/>
    </w:pPr>
    <w:rPr>
      <w:rFonts w:ascii="Arial" w:eastAsiaTheme="minorEastAsia" w:hAnsi="Arial" w:cs="SimSun"/>
      <w:bCs/>
      <w:noProof/>
      <w:sz w:val="20"/>
      <w:szCs w:val="20"/>
      <w:lang w:val="en-US" w:eastAsia="en-AU"/>
    </w:rPr>
  </w:style>
  <w:style w:type="character" w:customStyle="1" w:styleId="TOCstyleChar">
    <w:name w:val="TOC style Char"/>
    <w:basedOn w:val="DefaultParagraphFont"/>
    <w:link w:val="TOCstyle"/>
    <w:rsid w:val="00446896"/>
    <w:rPr>
      <w:rFonts w:ascii="Arial" w:eastAsiaTheme="minorEastAsia" w:hAnsi="Arial" w:cs="SimSun"/>
      <w:bCs/>
      <w:noProof/>
      <w:sz w:val="20"/>
      <w:szCs w:val="20"/>
      <w:lang w:val="en-US" w:eastAsia="en-AU"/>
    </w:rPr>
  </w:style>
  <w:style w:type="paragraph" w:customStyle="1" w:styleId="contentfont">
    <w:name w:val="content font"/>
    <w:basedOn w:val="Normal"/>
    <w:link w:val="contentfontChar"/>
    <w:rsid w:val="00446896"/>
    <w:pPr>
      <w:tabs>
        <w:tab w:val="left" w:pos="360"/>
        <w:tab w:val="left" w:pos="800"/>
        <w:tab w:val="left" w:pos="1962"/>
        <w:tab w:val="left" w:pos="1964"/>
        <w:tab w:val="center" w:pos="4513"/>
        <w:tab w:val="right" w:leader="dot" w:pos="9360"/>
      </w:tabs>
      <w:spacing w:before="40" w:after="120"/>
      <w:ind w:left="360"/>
      <w:jc w:val="both"/>
    </w:pPr>
    <w:rPr>
      <w:rFonts w:ascii="Arial" w:eastAsiaTheme="minorEastAsia" w:hAnsi="Arial" w:cs="SimSun"/>
      <w:bCs/>
      <w:noProof/>
      <w:sz w:val="20"/>
      <w:szCs w:val="20"/>
      <w:lang w:val="en-US" w:eastAsia="en-AU"/>
    </w:rPr>
  </w:style>
  <w:style w:type="paragraph" w:styleId="TOCHeading">
    <w:name w:val="TOC Heading"/>
    <w:basedOn w:val="Heading1"/>
    <w:next w:val="Normal"/>
    <w:uiPriority w:val="39"/>
    <w:unhideWhenUsed/>
    <w:qFormat/>
    <w:rsid w:val="00446896"/>
    <w:pPr>
      <w:keepNext w:val="0"/>
      <w:spacing w:after="480"/>
      <w:ind w:left="432" w:hanging="432"/>
      <w:outlineLvl w:val="9"/>
    </w:pPr>
    <w:rPr>
      <w:rFonts w:asciiTheme="majorHAnsi" w:eastAsiaTheme="majorEastAsia" w:hAnsiTheme="majorHAnsi" w:cs="Times New Roman"/>
      <w:caps w:val="0"/>
      <w:color w:val="11A774" w:themeColor="accent1" w:themeShade="BF"/>
      <w:kern w:val="0"/>
      <w:sz w:val="32"/>
      <w:lang w:val="en-US"/>
    </w:rPr>
  </w:style>
  <w:style w:type="character" w:customStyle="1" w:styleId="contentfontChar">
    <w:name w:val="content font Char"/>
    <w:basedOn w:val="DefaultParagraphFont"/>
    <w:link w:val="contentfont"/>
    <w:rsid w:val="00446896"/>
    <w:rPr>
      <w:rFonts w:ascii="Arial" w:eastAsiaTheme="minorEastAsia" w:hAnsi="Arial" w:cs="SimSun"/>
      <w:bCs/>
      <w:noProof/>
      <w:sz w:val="20"/>
      <w:szCs w:val="20"/>
      <w:lang w:val="en-US" w:eastAsia="en-AU"/>
    </w:rPr>
  </w:style>
  <w:style w:type="paragraph" w:customStyle="1" w:styleId="DocumentName0">
    <w:name w:val="Document Name"/>
    <w:basedOn w:val="Documentname"/>
    <w:autoRedefine/>
    <w:qFormat/>
    <w:rsid w:val="00446896"/>
  </w:style>
  <w:style w:type="paragraph" w:customStyle="1" w:styleId="DocumentID">
    <w:name w:val="Document ID"/>
    <w:basedOn w:val="DocumentIdentification"/>
    <w:qFormat/>
    <w:rsid w:val="00446896"/>
  </w:style>
  <w:style w:type="paragraph" w:customStyle="1" w:styleId="Tablehead20">
    <w:name w:val="Table head 2"/>
    <w:basedOn w:val="Captiontext"/>
    <w:link w:val="Tablehead2Char"/>
    <w:qFormat/>
    <w:rsid w:val="00446896"/>
    <w:rPr>
      <w:b/>
      <w:bCs w:val="0"/>
    </w:rPr>
  </w:style>
  <w:style w:type="character" w:customStyle="1" w:styleId="Tablehead2Char">
    <w:name w:val="Table head 2 Char"/>
    <w:basedOn w:val="CaptiontextChar"/>
    <w:link w:val="Tablehead20"/>
    <w:rsid w:val="00446896"/>
    <w:rPr>
      <w:rFonts w:ascii="Verdana" w:eastAsia="Verdana" w:hAnsi="Verdana" w:cs="SimSun"/>
      <w:b/>
      <w:bCs w:val="0"/>
      <w:iCs/>
      <w:color w:val="75787B"/>
      <w:sz w:val="14"/>
      <w:szCs w:val="14"/>
      <w:lang w:val="en-US" w:eastAsia="en-AU"/>
    </w:rPr>
  </w:style>
  <w:style w:type="paragraph" w:customStyle="1" w:styleId="ReleaseDate">
    <w:name w:val="Release Date"/>
    <w:basedOn w:val="Normal"/>
    <w:qFormat/>
    <w:rsid w:val="00446896"/>
    <w:pPr>
      <w:keepNext/>
      <w:tabs>
        <w:tab w:val="left" w:pos="1962"/>
        <w:tab w:val="left" w:pos="1964"/>
        <w:tab w:val="center" w:pos="4513"/>
      </w:tabs>
      <w:spacing w:before="40" w:after="120"/>
      <w:jc w:val="both"/>
    </w:pPr>
    <w:rPr>
      <w:rFonts w:ascii="Verdana" w:eastAsiaTheme="minorEastAsia" w:hAnsi="Verdana" w:cs="SimSun"/>
      <w:bCs/>
      <w:sz w:val="17"/>
      <w:szCs w:val="17"/>
      <w:lang w:val="en-US" w:eastAsia="en-AU"/>
    </w:rPr>
  </w:style>
  <w:style w:type="table" w:styleId="GridTable4">
    <w:name w:val="Grid Table 4"/>
    <w:basedOn w:val="TableNormal"/>
    <w:uiPriority w:val="49"/>
    <w:rsid w:val="00446896"/>
    <w:pPr>
      <w:spacing w:after="0" w:line="240" w:lineRule="auto"/>
    </w:pPr>
    <w:rPr>
      <w:rFonts w:ascii="Verdana" w:eastAsia="Times New Roman" w:hAnsi="Verdana" w:cs="Times New Roman"/>
      <w:sz w:val="18"/>
      <w:szCs w:val="18"/>
      <w:lang w:val="en-US"/>
    </w:rPr>
    <w:tblPr>
      <w:tblStyleRowBandSize w:val="1"/>
      <w:tblStyleColBandSize w:val="1"/>
      <w:tblBorders>
        <w:top w:val="single" w:sz="4" w:space="0" w:color="787878" w:themeColor="text1" w:themeTint="99"/>
        <w:left w:val="single" w:sz="4" w:space="0" w:color="787878" w:themeColor="text1" w:themeTint="99"/>
        <w:bottom w:val="single" w:sz="4" w:space="0" w:color="787878" w:themeColor="text1" w:themeTint="99"/>
        <w:right w:val="single" w:sz="4" w:space="0" w:color="787878" w:themeColor="text1" w:themeTint="99"/>
        <w:insideH w:val="single" w:sz="4" w:space="0" w:color="787878" w:themeColor="text1" w:themeTint="99"/>
        <w:insideV w:val="single" w:sz="4" w:space="0" w:color="787878" w:themeColor="text1" w:themeTint="99"/>
      </w:tblBorders>
    </w:tblPr>
    <w:tblStylePr w:type="firstRow">
      <w:rPr>
        <w:b/>
        <w:bCs/>
        <w:color w:val="FFFFFF" w:themeColor="background1"/>
      </w:rPr>
      <w:tblPr/>
      <w:tcPr>
        <w:tcBorders>
          <w:top w:val="single" w:sz="4" w:space="0" w:color="1E1E1E" w:themeColor="text1"/>
          <w:left w:val="single" w:sz="4" w:space="0" w:color="1E1E1E" w:themeColor="text1"/>
          <w:bottom w:val="single" w:sz="4" w:space="0" w:color="1E1E1E" w:themeColor="text1"/>
          <w:right w:val="single" w:sz="4" w:space="0" w:color="1E1E1E" w:themeColor="text1"/>
          <w:insideH w:val="nil"/>
          <w:insideV w:val="nil"/>
        </w:tcBorders>
        <w:shd w:val="clear" w:color="auto" w:fill="1E1E1E" w:themeFill="text1"/>
      </w:tcPr>
    </w:tblStylePr>
    <w:tblStylePr w:type="lastRow">
      <w:rPr>
        <w:b/>
        <w:bCs/>
      </w:rPr>
      <w:tblPr/>
      <w:tcPr>
        <w:tcBorders>
          <w:top w:val="double" w:sz="4" w:space="0" w:color="1E1E1E" w:themeColor="text1"/>
        </w:tcBorders>
      </w:tcPr>
    </w:tblStylePr>
    <w:tblStylePr w:type="firstCol">
      <w:rPr>
        <w:b/>
        <w:bCs/>
      </w:rPr>
    </w:tblStylePr>
    <w:tblStylePr w:type="lastCol">
      <w:rPr>
        <w:b/>
        <w:bCs/>
      </w:rPr>
    </w:tblStylePr>
    <w:tblStylePr w:type="band1Vert">
      <w:tblPr/>
      <w:tcPr>
        <w:shd w:val="clear" w:color="auto" w:fill="D2D2D2" w:themeFill="text1" w:themeFillTint="33"/>
      </w:tcPr>
    </w:tblStylePr>
    <w:tblStylePr w:type="band1Horz">
      <w:tblPr/>
      <w:tcPr>
        <w:shd w:val="clear" w:color="auto" w:fill="D2D2D2" w:themeFill="text1" w:themeFillTint="33"/>
      </w:tcPr>
    </w:tblStylePr>
  </w:style>
  <w:style w:type="paragraph" w:customStyle="1" w:styleId="Disclaimerheader">
    <w:name w:val="Disclaimer header"/>
    <w:basedOn w:val="Normal"/>
    <w:rsid w:val="00446896"/>
    <w:pPr>
      <w:tabs>
        <w:tab w:val="left" w:pos="1962"/>
        <w:tab w:val="left" w:pos="1964"/>
        <w:tab w:val="center" w:pos="4513"/>
      </w:tabs>
      <w:spacing w:before="40" w:after="120" w:line="180" w:lineRule="atLeast"/>
      <w:ind w:right="3870"/>
      <w:jc w:val="both"/>
    </w:pPr>
    <w:rPr>
      <w:rFonts w:ascii="Verdana" w:eastAsiaTheme="minorEastAsia" w:hAnsi="Verdana" w:cs="SimSun"/>
      <w:b/>
      <w:color w:val="FF0000"/>
      <w:sz w:val="14"/>
      <w:szCs w:val="20"/>
      <w:lang w:val="en-US" w:eastAsia="en-AU"/>
    </w:rPr>
  </w:style>
  <w:style w:type="paragraph" w:customStyle="1" w:styleId="AboutDeloitteheader">
    <w:name w:val="About Deloitte header"/>
    <w:basedOn w:val="Normal"/>
    <w:rsid w:val="00446896"/>
    <w:pPr>
      <w:tabs>
        <w:tab w:val="left" w:pos="1962"/>
        <w:tab w:val="left" w:pos="1964"/>
        <w:tab w:val="center" w:pos="4513"/>
      </w:tabs>
      <w:spacing w:before="40" w:after="120" w:line="180" w:lineRule="atLeast"/>
      <w:ind w:right="5387"/>
      <w:jc w:val="both"/>
    </w:pPr>
    <w:rPr>
      <w:rFonts w:ascii="Verdana" w:eastAsiaTheme="minorEastAsia" w:hAnsi="Verdana" w:cs="SimSun"/>
      <w:b/>
      <w:sz w:val="14"/>
      <w:szCs w:val="20"/>
      <w:lang w:val="en-US" w:eastAsia="en-AU"/>
    </w:rPr>
  </w:style>
  <w:style w:type="paragraph" w:customStyle="1" w:styleId="Disclaimertext">
    <w:name w:val="Disclaimer text"/>
    <w:basedOn w:val="Normal"/>
    <w:rsid w:val="00446896"/>
    <w:pPr>
      <w:tabs>
        <w:tab w:val="left" w:pos="1962"/>
        <w:tab w:val="left" w:pos="1964"/>
        <w:tab w:val="center" w:pos="4513"/>
      </w:tabs>
      <w:spacing w:before="40" w:after="120" w:line="180" w:lineRule="atLeast"/>
      <w:ind w:right="3960"/>
      <w:jc w:val="both"/>
    </w:pPr>
    <w:rPr>
      <w:rFonts w:ascii="Verdana" w:eastAsiaTheme="minorEastAsia" w:hAnsi="Verdana" w:cs="SimSun"/>
      <w:bCs/>
      <w:sz w:val="14"/>
      <w:szCs w:val="20"/>
      <w:lang w:val="en-US" w:eastAsia="en-AU"/>
    </w:rPr>
  </w:style>
  <w:style w:type="paragraph" w:customStyle="1" w:styleId="Tableheadblackwhite">
    <w:name w:val="Table head black white"/>
    <w:basedOn w:val="Tabletext"/>
    <w:qFormat/>
    <w:rsid w:val="00446896"/>
    <w:rPr>
      <w:b/>
    </w:rPr>
  </w:style>
  <w:style w:type="paragraph" w:customStyle="1" w:styleId="Tablehead2blackwhite">
    <w:name w:val="Table head 2 black white"/>
    <w:basedOn w:val="Tabletext"/>
    <w:qFormat/>
    <w:rsid w:val="00446896"/>
    <w:rPr>
      <w:b/>
    </w:rPr>
  </w:style>
  <w:style w:type="paragraph" w:customStyle="1" w:styleId="Heading1NUMBERED">
    <w:name w:val="Heading 1 NUMBERED"/>
    <w:basedOn w:val="Heading1"/>
    <w:rsid w:val="00446896"/>
    <w:pPr>
      <w:keepNext w:val="0"/>
      <w:pageBreakBefore/>
      <w:spacing w:before="120" w:after="180"/>
      <w:ind w:left="432" w:hanging="432"/>
    </w:pPr>
    <w:rPr>
      <w:rFonts w:ascii="Arial Bold" w:hAnsi="Arial Bold"/>
      <w:bCs/>
      <w:caps w:val="0"/>
      <w:color w:val="002776"/>
      <w:kern w:val="0"/>
      <w:sz w:val="24"/>
      <w:szCs w:val="24"/>
      <w:lang w:val="en-US"/>
    </w:rPr>
  </w:style>
  <w:style w:type="paragraph" w:customStyle="1" w:styleId="Heading2NUMBERED">
    <w:name w:val="Heading 2 NUMBERED"/>
    <w:basedOn w:val="Heading2"/>
    <w:link w:val="Heading2NUMBEREDChar"/>
    <w:rsid w:val="00446896"/>
    <w:pPr>
      <w:tabs>
        <w:tab w:val="num" w:pos="1440"/>
      </w:tabs>
      <w:spacing w:before="360" w:after="120"/>
      <w:ind w:left="3240" w:hanging="360"/>
    </w:pPr>
    <w:rPr>
      <w:rFonts w:eastAsia="Times"/>
      <w:bCs/>
      <w:iCs w:val="0"/>
      <w:color w:val="002776"/>
      <w:lang w:val="en-GB"/>
    </w:rPr>
  </w:style>
  <w:style w:type="paragraph" w:customStyle="1" w:styleId="Heading3NUMBERED">
    <w:name w:val="Heading 3 NUMBERED"/>
    <w:basedOn w:val="Heading3"/>
    <w:rsid w:val="00446896"/>
    <w:pPr>
      <w:spacing w:after="120"/>
      <w:ind w:left="1713" w:hanging="720"/>
    </w:pPr>
    <w:rPr>
      <w:rFonts w:ascii="Arial Bold" w:hAnsi="Arial Bold"/>
      <w:iCs/>
      <w:sz w:val="20"/>
      <w:szCs w:val="20"/>
      <w:lang w:val="en-US"/>
    </w:rPr>
  </w:style>
  <w:style w:type="paragraph" w:customStyle="1" w:styleId="Footer1">
    <w:name w:val="Footer1"/>
    <w:basedOn w:val="Normal"/>
    <w:rsid w:val="00446896"/>
    <w:pPr>
      <w:tabs>
        <w:tab w:val="left" w:pos="1962"/>
        <w:tab w:val="left" w:pos="1964"/>
        <w:tab w:val="center" w:pos="4513"/>
      </w:tabs>
      <w:spacing w:before="40" w:after="120"/>
      <w:jc w:val="both"/>
    </w:pPr>
    <w:rPr>
      <w:rFonts w:ascii="Verdana" w:eastAsiaTheme="minorEastAsia" w:hAnsi="Verdana" w:cs="SimSun"/>
      <w:bCs/>
      <w:sz w:val="16"/>
      <w:szCs w:val="16"/>
      <w:lang w:val="en-US" w:eastAsia="en-AU"/>
    </w:rPr>
  </w:style>
  <w:style w:type="table" w:customStyle="1" w:styleId="Deloittetable1">
    <w:name w:val="Deloitte table1"/>
    <w:basedOn w:val="TableNormal"/>
    <w:uiPriority w:val="99"/>
    <w:rsid w:val="00446896"/>
    <w:pPr>
      <w:spacing w:after="0" w:line="240" w:lineRule="auto"/>
    </w:pPr>
    <w:rPr>
      <w:rFonts w:ascii="Verdana" w:eastAsia="Verdana" w:hAnsi="Verdana" w:cs="Times New Roman"/>
      <w:sz w:val="17"/>
      <w:lang w:val="en-GB"/>
    </w:rPr>
    <w:tblPr>
      <w:tblInd w:w="0" w:type="nil"/>
      <w:tblBorders>
        <w:top w:val="single" w:sz="4" w:space="0" w:color="00A3E0"/>
        <w:bottom w:val="single" w:sz="4" w:space="0" w:color="000000"/>
        <w:insideH w:val="single" w:sz="4" w:space="0" w:color="000000"/>
      </w:tblBorders>
      <w:tblCellMar>
        <w:top w:w="57" w:type="dxa"/>
        <w:left w:w="0" w:type="dxa"/>
        <w:bottom w:w="57" w:type="dxa"/>
        <w:right w:w="0" w:type="dxa"/>
      </w:tblCellMar>
    </w:tblPr>
    <w:tblStylePr w:type="firstRow">
      <w:tblPr/>
      <w:tcPr>
        <w:tcBorders>
          <w:top w:val="single" w:sz="24" w:space="0" w:color="00A3E0"/>
        </w:tcBorders>
      </w:tcPr>
    </w:tblStylePr>
  </w:style>
  <w:style w:type="paragraph" w:customStyle="1" w:styleId="Tableheaderblue">
    <w:name w:val="Table header blue"/>
    <w:basedOn w:val="Normal"/>
    <w:rsid w:val="00446896"/>
    <w:pPr>
      <w:tabs>
        <w:tab w:val="left" w:pos="1962"/>
        <w:tab w:val="left" w:pos="1964"/>
        <w:tab w:val="center" w:pos="4513"/>
      </w:tabs>
      <w:spacing w:before="40" w:after="120" w:line="200" w:lineRule="atLeast"/>
      <w:jc w:val="both"/>
    </w:pPr>
    <w:rPr>
      <w:rFonts w:ascii="Verdana" w:eastAsiaTheme="minorEastAsia" w:hAnsi="Verdana" w:cs="SimSun"/>
      <w:b/>
      <w:color w:val="00A3E0"/>
      <w:sz w:val="17"/>
      <w:szCs w:val="20"/>
      <w:lang w:val="en-US" w:eastAsia="en-AU"/>
    </w:rPr>
  </w:style>
  <w:style w:type="paragraph" w:customStyle="1" w:styleId="Tabletextfornumericaldata">
    <w:name w:val="Table text for numerical data"/>
    <w:basedOn w:val="Normal"/>
    <w:rsid w:val="00446896"/>
    <w:pPr>
      <w:tabs>
        <w:tab w:val="left" w:pos="1962"/>
        <w:tab w:val="left" w:pos="1964"/>
        <w:tab w:val="center" w:pos="4513"/>
      </w:tabs>
      <w:spacing w:before="40" w:after="120" w:line="200" w:lineRule="atLeast"/>
      <w:jc w:val="both"/>
    </w:pPr>
    <w:rPr>
      <w:rFonts w:ascii="Verdana" w:eastAsiaTheme="minorEastAsia" w:hAnsi="Verdana" w:cs="SimSun"/>
      <w:bCs/>
      <w:sz w:val="17"/>
      <w:szCs w:val="20"/>
      <w:lang w:val="en-US" w:eastAsia="en-AU"/>
    </w:rPr>
  </w:style>
  <w:style w:type="paragraph" w:customStyle="1" w:styleId="footertext">
    <w:name w:val="footer text"/>
    <w:basedOn w:val="Normal"/>
    <w:link w:val="footertextChar"/>
    <w:qFormat/>
    <w:rsid w:val="00446896"/>
    <w:pPr>
      <w:tabs>
        <w:tab w:val="left" w:pos="1962"/>
        <w:tab w:val="left" w:pos="1964"/>
        <w:tab w:val="center" w:pos="4513"/>
      </w:tabs>
      <w:spacing w:before="40" w:after="120"/>
      <w:jc w:val="both"/>
    </w:pPr>
    <w:rPr>
      <w:rFonts w:ascii="Verdana" w:eastAsiaTheme="minorEastAsia" w:hAnsi="Verdana" w:cs="SimSun"/>
      <w:bCs/>
      <w:sz w:val="14"/>
      <w:szCs w:val="14"/>
      <w:lang w:val="en-US" w:eastAsia="en-AU"/>
    </w:rPr>
  </w:style>
  <w:style w:type="paragraph" w:customStyle="1" w:styleId="footerfont">
    <w:name w:val="footer font"/>
    <w:basedOn w:val="Normal"/>
    <w:link w:val="footerfontChar"/>
    <w:qFormat/>
    <w:rsid w:val="00446896"/>
    <w:pPr>
      <w:tabs>
        <w:tab w:val="left" w:pos="1962"/>
        <w:tab w:val="left" w:pos="1964"/>
        <w:tab w:val="center" w:pos="4513"/>
      </w:tabs>
      <w:spacing w:before="40" w:after="120"/>
      <w:jc w:val="both"/>
    </w:pPr>
    <w:rPr>
      <w:rFonts w:ascii="Verdana" w:eastAsiaTheme="minorEastAsia" w:hAnsi="Verdana" w:cs="SimSun"/>
      <w:bCs/>
      <w:sz w:val="14"/>
      <w:szCs w:val="14"/>
      <w:lang w:val="en-US" w:eastAsia="en-AU"/>
    </w:rPr>
  </w:style>
  <w:style w:type="character" w:customStyle="1" w:styleId="footertextChar">
    <w:name w:val="footer text Char"/>
    <w:basedOn w:val="DefaultParagraphFont"/>
    <w:link w:val="footertext"/>
    <w:rsid w:val="00446896"/>
    <w:rPr>
      <w:rFonts w:ascii="Verdana" w:eastAsiaTheme="minorEastAsia" w:hAnsi="Verdana" w:cs="SimSun"/>
      <w:bCs/>
      <w:sz w:val="14"/>
      <w:szCs w:val="14"/>
      <w:lang w:val="en-US" w:eastAsia="en-AU"/>
    </w:rPr>
  </w:style>
  <w:style w:type="character" w:customStyle="1" w:styleId="footerfontChar">
    <w:name w:val="footer font Char"/>
    <w:basedOn w:val="DefaultParagraphFont"/>
    <w:link w:val="footerfont"/>
    <w:rsid w:val="00446896"/>
    <w:rPr>
      <w:rFonts w:ascii="Verdana" w:eastAsiaTheme="minorEastAsia" w:hAnsi="Verdana" w:cs="SimSun"/>
      <w:bCs/>
      <w:sz w:val="14"/>
      <w:szCs w:val="14"/>
      <w:lang w:val="en-US" w:eastAsia="en-AU"/>
    </w:rPr>
  </w:style>
  <w:style w:type="paragraph" w:customStyle="1" w:styleId="Bullet2">
    <w:name w:val="Bullet 2"/>
    <w:basedOn w:val="ListBullet2"/>
    <w:autoRedefine/>
    <w:qFormat/>
    <w:rsid w:val="00446896"/>
    <w:pPr>
      <w:numPr>
        <w:numId w:val="0"/>
      </w:numPr>
      <w:tabs>
        <w:tab w:val="num" w:pos="1800"/>
      </w:tabs>
      <w:spacing w:after="60"/>
      <w:ind w:left="720" w:hanging="360"/>
    </w:pPr>
    <w:rPr>
      <w:rFonts w:eastAsia="Times" w:cs="Arial"/>
      <w:bCs w:val="0"/>
      <w:color w:val="000000"/>
      <w:sz w:val="20"/>
      <w:szCs w:val="18"/>
      <w:lang w:val="en-US"/>
    </w:rPr>
  </w:style>
  <w:style w:type="paragraph" w:customStyle="1" w:styleId="Bodycopy0">
    <w:name w:val="Body copy"/>
    <w:basedOn w:val="Body"/>
    <w:link w:val="BodycopyChar0"/>
    <w:qFormat/>
    <w:rsid w:val="00446896"/>
  </w:style>
  <w:style w:type="character" w:customStyle="1" w:styleId="BodycopyChar0">
    <w:name w:val="Body copy Char"/>
    <w:basedOn w:val="DefaultParagraphFont"/>
    <w:link w:val="Bodycopy0"/>
    <w:rsid w:val="00446896"/>
    <w:rPr>
      <w:rFonts w:ascii="Arial" w:eastAsiaTheme="minorEastAsia" w:hAnsi="Arial" w:cs="SimSun"/>
      <w:szCs w:val="20"/>
      <w:lang w:eastAsia="en-AU"/>
    </w:rPr>
  </w:style>
  <w:style w:type="character" w:customStyle="1" w:styleId="InstructionsChar">
    <w:name w:val="Instructions Char"/>
    <w:basedOn w:val="DefaultParagraphFont"/>
    <w:link w:val="Instructions"/>
    <w:rsid w:val="00446896"/>
    <w:rPr>
      <w:rFonts w:ascii="Verdana" w:eastAsiaTheme="minorEastAsia" w:hAnsi="Verdana" w:cs="SimSun"/>
      <w:bCs/>
      <w:color w:val="0000FF"/>
      <w:sz w:val="18"/>
      <w:szCs w:val="20"/>
      <w:lang w:val="en-US" w:eastAsia="en-AU"/>
    </w:rPr>
  </w:style>
  <w:style w:type="character" w:styleId="Mention">
    <w:name w:val="Mention"/>
    <w:basedOn w:val="DefaultParagraphFont"/>
    <w:uiPriority w:val="99"/>
    <w:unhideWhenUsed/>
    <w:rsid w:val="00446896"/>
    <w:rPr>
      <w:color w:val="2B579A"/>
      <w:shd w:val="clear" w:color="auto" w:fill="E1DFDD"/>
    </w:rPr>
  </w:style>
  <w:style w:type="table" w:styleId="GridTable1Light">
    <w:name w:val="Grid Table 1 Light"/>
    <w:basedOn w:val="TableNormal"/>
    <w:uiPriority w:val="46"/>
    <w:rsid w:val="00446896"/>
    <w:pPr>
      <w:spacing w:after="0" w:line="240" w:lineRule="auto"/>
    </w:pPr>
    <w:rPr>
      <w:rFonts w:ascii="Verdana" w:eastAsia="Times New Roman" w:hAnsi="Verdana" w:cs="Times New Roman"/>
      <w:sz w:val="18"/>
      <w:szCs w:val="18"/>
      <w:lang w:val="en-US"/>
    </w:rPr>
    <w:tblPr>
      <w:tblStyleRowBandSize w:val="1"/>
      <w:tblStyleColBandSize w:val="1"/>
      <w:tblBorders>
        <w:top w:val="single" w:sz="4" w:space="0" w:color="A5A5A5" w:themeColor="text1" w:themeTint="66"/>
        <w:left w:val="single" w:sz="4" w:space="0" w:color="A5A5A5" w:themeColor="text1" w:themeTint="66"/>
        <w:bottom w:val="single" w:sz="4" w:space="0" w:color="A5A5A5" w:themeColor="text1" w:themeTint="66"/>
        <w:right w:val="single" w:sz="4" w:space="0" w:color="A5A5A5" w:themeColor="text1" w:themeTint="66"/>
        <w:insideH w:val="single" w:sz="4" w:space="0" w:color="A5A5A5" w:themeColor="text1" w:themeTint="66"/>
        <w:insideV w:val="single" w:sz="4" w:space="0" w:color="A5A5A5" w:themeColor="text1" w:themeTint="66"/>
      </w:tblBorders>
    </w:tblPr>
    <w:tblStylePr w:type="firstRow">
      <w:rPr>
        <w:b/>
        <w:bCs/>
      </w:rPr>
      <w:tblPr/>
      <w:tcPr>
        <w:tcBorders>
          <w:bottom w:val="single" w:sz="12" w:space="0" w:color="787878" w:themeColor="text1" w:themeTint="99"/>
        </w:tcBorders>
      </w:tcPr>
    </w:tblStylePr>
    <w:tblStylePr w:type="lastRow">
      <w:rPr>
        <w:b/>
        <w:bCs/>
      </w:rPr>
      <w:tblPr/>
      <w:tcPr>
        <w:tcBorders>
          <w:top w:val="double" w:sz="2" w:space="0" w:color="787878" w:themeColor="text1" w:themeTint="99"/>
        </w:tcBorders>
      </w:tcPr>
    </w:tblStylePr>
    <w:tblStylePr w:type="firstCol">
      <w:rPr>
        <w:b/>
        <w:bCs/>
      </w:rPr>
    </w:tblStylePr>
    <w:tblStylePr w:type="lastCol">
      <w:rPr>
        <w:b/>
        <w:bCs/>
      </w:rPr>
    </w:tblStylePr>
  </w:style>
  <w:style w:type="paragraph" w:styleId="EndnoteText">
    <w:name w:val="endnote text"/>
    <w:basedOn w:val="Normal"/>
    <w:link w:val="EndnoteTextChar"/>
    <w:unhideWhenUsed/>
    <w:rsid w:val="00446896"/>
    <w:pPr>
      <w:tabs>
        <w:tab w:val="left" w:pos="1962"/>
        <w:tab w:val="left" w:pos="1964"/>
        <w:tab w:val="center" w:pos="4513"/>
      </w:tabs>
      <w:spacing w:before="40" w:after="120"/>
      <w:jc w:val="both"/>
    </w:pPr>
    <w:rPr>
      <w:rFonts w:ascii="Verdana" w:eastAsiaTheme="minorEastAsia" w:hAnsi="Verdana" w:cs="SimSun"/>
      <w:bCs/>
      <w:sz w:val="20"/>
      <w:szCs w:val="20"/>
      <w:lang w:val="en-US" w:eastAsia="en-AU"/>
    </w:rPr>
  </w:style>
  <w:style w:type="character" w:customStyle="1" w:styleId="EndnoteTextChar">
    <w:name w:val="Endnote Text Char"/>
    <w:basedOn w:val="DefaultParagraphFont"/>
    <w:link w:val="EndnoteText"/>
    <w:rsid w:val="00446896"/>
    <w:rPr>
      <w:rFonts w:ascii="Verdana" w:eastAsiaTheme="minorEastAsia" w:hAnsi="Verdana" w:cs="SimSun"/>
      <w:bCs/>
      <w:sz w:val="20"/>
      <w:szCs w:val="20"/>
      <w:lang w:val="en-US" w:eastAsia="en-AU"/>
    </w:rPr>
  </w:style>
  <w:style w:type="character" w:styleId="EndnoteReference">
    <w:name w:val="endnote reference"/>
    <w:basedOn w:val="DefaultParagraphFont"/>
    <w:unhideWhenUsed/>
    <w:rsid w:val="00446896"/>
    <w:rPr>
      <w:vertAlign w:val="superscript"/>
    </w:rPr>
  </w:style>
  <w:style w:type="paragraph" w:customStyle="1" w:styleId="DBodycopy">
    <w:name w:val="D_Body copy"/>
    <w:link w:val="DBodycopyChar"/>
    <w:uiPriority w:val="67"/>
    <w:qFormat/>
    <w:rsid w:val="00446896"/>
    <w:pPr>
      <w:spacing w:after="120" w:line="280" w:lineRule="exact"/>
    </w:pPr>
    <w:rPr>
      <w:rFonts w:ascii="Open Sans" w:eastAsia="Times" w:hAnsi="Open Sans" w:cs="Times New Roman"/>
      <w:color w:val="1E1E1E" w:themeColor="text1"/>
      <w:sz w:val="19"/>
      <w:szCs w:val="20"/>
      <w:lang w:val="en-US"/>
    </w:rPr>
  </w:style>
  <w:style w:type="character" w:customStyle="1" w:styleId="DBodycopyChar">
    <w:name w:val="D_Body copy Char"/>
    <w:basedOn w:val="DefaultParagraphFont"/>
    <w:link w:val="DBodycopy"/>
    <w:uiPriority w:val="67"/>
    <w:rsid w:val="00446896"/>
    <w:rPr>
      <w:rFonts w:ascii="Open Sans" w:eastAsia="Times" w:hAnsi="Open Sans" w:cs="Times New Roman"/>
      <w:color w:val="1E1E1E" w:themeColor="text1"/>
      <w:sz w:val="19"/>
      <w:szCs w:val="20"/>
      <w:lang w:val="en-US"/>
    </w:rPr>
  </w:style>
  <w:style w:type="paragraph" w:customStyle="1" w:styleId="DBodyfollow">
    <w:name w:val="D_Body follow"/>
    <w:next w:val="Normal"/>
    <w:link w:val="DBodyfollowChar"/>
    <w:qFormat/>
    <w:rsid w:val="00446896"/>
    <w:pPr>
      <w:spacing w:before="240" w:after="120" w:line="280" w:lineRule="atLeast"/>
    </w:pPr>
    <w:rPr>
      <w:rFonts w:eastAsia="Times" w:cs="Times New Roman"/>
      <w:color w:val="1E1E1E" w:themeColor="text1"/>
      <w:sz w:val="19"/>
      <w:szCs w:val="20"/>
      <w:lang w:val="en-US"/>
    </w:rPr>
  </w:style>
  <w:style w:type="character" w:customStyle="1" w:styleId="DBodyfollowChar">
    <w:name w:val="D_Body follow Char"/>
    <w:basedOn w:val="DefaultParagraphFont"/>
    <w:link w:val="DBodyfollow"/>
    <w:rsid w:val="00446896"/>
    <w:rPr>
      <w:rFonts w:eastAsia="Times" w:cs="Times New Roman"/>
      <w:color w:val="1E1E1E" w:themeColor="text1"/>
      <w:sz w:val="19"/>
      <w:szCs w:val="20"/>
      <w:lang w:val="en-US"/>
    </w:rPr>
  </w:style>
  <w:style w:type="paragraph" w:customStyle="1" w:styleId="DBulletlevel1">
    <w:name w:val="D_Bullet level 1"/>
    <w:link w:val="DBulletlevel1Char"/>
    <w:uiPriority w:val="1"/>
    <w:qFormat/>
    <w:rsid w:val="00446896"/>
    <w:pPr>
      <w:spacing w:after="120" w:line="280" w:lineRule="exact"/>
      <w:ind w:left="1080" w:hanging="360"/>
      <w:contextualSpacing/>
    </w:pPr>
    <w:rPr>
      <w:rFonts w:ascii="Open Sans" w:hAnsi="Open Sans" w:cs="Open Sans"/>
      <w:sz w:val="19"/>
      <w:lang w:val="en-US"/>
    </w:rPr>
  </w:style>
  <w:style w:type="character" w:customStyle="1" w:styleId="DBulletlevel1Char">
    <w:name w:val="D_Bullet level 1 Char"/>
    <w:basedOn w:val="DefaultParagraphFont"/>
    <w:link w:val="DBulletlevel1"/>
    <w:uiPriority w:val="1"/>
    <w:rsid w:val="00446896"/>
    <w:rPr>
      <w:rFonts w:ascii="Open Sans" w:hAnsi="Open Sans" w:cs="Open Sans"/>
      <w:sz w:val="19"/>
      <w:lang w:val="en-US"/>
    </w:rPr>
  </w:style>
  <w:style w:type="paragraph" w:customStyle="1" w:styleId="DTTHeading3">
    <w:name w:val="DTT Heading 3"/>
    <w:basedOn w:val="Normal"/>
    <w:next w:val="Normal"/>
    <w:link w:val="DTTHeading3Char"/>
    <w:qFormat/>
    <w:rsid w:val="00446896"/>
    <w:pPr>
      <w:widowControl w:val="0"/>
      <w:tabs>
        <w:tab w:val="left" w:pos="1962"/>
        <w:tab w:val="left" w:pos="1964"/>
        <w:tab w:val="center" w:pos="4513"/>
      </w:tabs>
      <w:spacing w:before="120" w:after="240"/>
      <w:ind w:right="284"/>
      <w:jc w:val="both"/>
      <w:outlineLvl w:val="2"/>
    </w:pPr>
    <w:rPr>
      <w:rFonts w:ascii="Arial Bold" w:eastAsia="Arial" w:hAnsi="Arial Bold" w:cstheme="minorHAnsi"/>
      <w:color w:val="17E09C" w:themeColor="accent1"/>
      <w:sz w:val="28"/>
      <w:szCs w:val="28"/>
      <w:lang w:eastAsia="en-AU"/>
    </w:rPr>
  </w:style>
  <w:style w:type="character" w:customStyle="1" w:styleId="DTTHeading3Char">
    <w:name w:val="DTT Heading 3 Char"/>
    <w:basedOn w:val="DefaultParagraphFont"/>
    <w:link w:val="DTTHeading3"/>
    <w:rsid w:val="00446896"/>
    <w:rPr>
      <w:rFonts w:ascii="Arial Bold" w:eastAsia="Arial" w:hAnsi="Arial Bold" w:cstheme="minorHAnsi"/>
      <w:color w:val="17E09C" w:themeColor="accent1"/>
      <w:sz w:val="28"/>
      <w:szCs w:val="28"/>
      <w:lang w:eastAsia="en-AU"/>
    </w:rPr>
  </w:style>
  <w:style w:type="paragraph" w:customStyle="1" w:styleId="DTTStyle1">
    <w:name w:val="DTT Style 1"/>
    <w:link w:val="DTTStyle1Char"/>
    <w:qFormat/>
    <w:rsid w:val="00446896"/>
    <w:pPr>
      <w:widowControl w:val="0"/>
      <w:spacing w:before="40" w:after="120" w:line="240" w:lineRule="auto"/>
      <w:ind w:right="284"/>
      <w:jc w:val="both"/>
    </w:pPr>
    <w:rPr>
      <w:rFonts w:ascii="Arial" w:eastAsia="Times New Roman" w:hAnsi="Arial" w:cs="Arial"/>
      <w:sz w:val="20"/>
      <w:szCs w:val="20"/>
    </w:rPr>
  </w:style>
  <w:style w:type="character" w:customStyle="1" w:styleId="DTTStyle1Char">
    <w:name w:val="DTT Style 1 Char"/>
    <w:basedOn w:val="DefaultParagraphFont"/>
    <w:link w:val="DTTStyle1"/>
    <w:rsid w:val="00446896"/>
    <w:rPr>
      <w:rFonts w:ascii="Arial" w:eastAsia="Times New Roman" w:hAnsi="Arial" w:cs="Arial"/>
      <w:sz w:val="20"/>
      <w:szCs w:val="20"/>
    </w:rPr>
  </w:style>
  <w:style w:type="table" w:styleId="ListTable3-Accent1">
    <w:name w:val="List Table 3 Accent 1"/>
    <w:basedOn w:val="TableNormal"/>
    <w:uiPriority w:val="48"/>
    <w:rsid w:val="00446896"/>
    <w:pPr>
      <w:widowControl w:val="0"/>
      <w:autoSpaceDE w:val="0"/>
      <w:autoSpaceDN w:val="0"/>
      <w:spacing w:after="0" w:line="240" w:lineRule="auto"/>
    </w:pPr>
    <w:rPr>
      <w:lang w:val="en-US"/>
    </w:rPr>
    <w:tblPr>
      <w:tblStyleRowBandSize w:val="1"/>
      <w:tblStyleColBandSize w:val="1"/>
      <w:tblBorders>
        <w:top w:val="single" w:sz="4" w:space="0" w:color="17E09C" w:themeColor="accent1"/>
        <w:left w:val="single" w:sz="4" w:space="0" w:color="17E09C" w:themeColor="accent1"/>
        <w:bottom w:val="single" w:sz="4" w:space="0" w:color="17E09C" w:themeColor="accent1"/>
        <w:right w:val="single" w:sz="4" w:space="0" w:color="17E09C" w:themeColor="accent1"/>
        <w:insideH w:val="single" w:sz="6" w:space="0" w:color="17E09C" w:themeColor="accent1"/>
        <w:insideV w:val="single" w:sz="6" w:space="0" w:color="17E09C" w:themeColor="accent1"/>
      </w:tblBorders>
    </w:tblPr>
    <w:tblStylePr w:type="firstRow">
      <w:rPr>
        <w:b/>
        <w:bCs/>
        <w:color w:val="FFFFFF" w:themeColor="background1"/>
      </w:rPr>
      <w:tblPr/>
      <w:tcPr>
        <w:shd w:val="clear" w:color="auto" w:fill="17E09C" w:themeFill="accent1"/>
      </w:tcPr>
    </w:tblStylePr>
    <w:tblStylePr w:type="lastRow">
      <w:rPr>
        <w:b/>
        <w:bCs/>
      </w:rPr>
      <w:tblPr/>
      <w:tcPr>
        <w:tcBorders>
          <w:top w:val="double" w:sz="4" w:space="0" w:color="17E09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7E09C" w:themeColor="accent1"/>
          <w:right w:val="single" w:sz="4" w:space="0" w:color="17E09C" w:themeColor="accent1"/>
        </w:tcBorders>
      </w:tcPr>
    </w:tblStylePr>
    <w:tblStylePr w:type="band1Horz">
      <w:tblPr/>
      <w:tcPr>
        <w:tcBorders>
          <w:top w:val="single" w:sz="4" w:space="0" w:color="17E09C" w:themeColor="accent1"/>
          <w:bottom w:val="single" w:sz="4" w:space="0" w:color="17E09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7E09C" w:themeColor="accent1"/>
          <w:left w:val="nil"/>
        </w:tcBorders>
      </w:tcPr>
    </w:tblStylePr>
    <w:tblStylePr w:type="swCell">
      <w:tblPr/>
      <w:tcPr>
        <w:tcBorders>
          <w:top w:val="double" w:sz="4" w:space="0" w:color="17E09C" w:themeColor="accent1"/>
          <w:right w:val="nil"/>
        </w:tcBorders>
      </w:tcPr>
    </w:tblStylePr>
  </w:style>
  <w:style w:type="paragraph" w:customStyle="1" w:styleId="paragraph">
    <w:name w:val="paragraph"/>
    <w:basedOn w:val="Normal"/>
    <w:rsid w:val="00446896"/>
    <w:pPr>
      <w:tabs>
        <w:tab w:val="left" w:pos="1962"/>
        <w:tab w:val="left" w:pos="1964"/>
        <w:tab w:val="center" w:pos="4513"/>
      </w:tabs>
      <w:spacing w:before="100" w:beforeAutospacing="1" w:after="100" w:afterAutospacing="1"/>
      <w:jc w:val="both"/>
    </w:pPr>
    <w:rPr>
      <w:rFonts w:ascii="Times New Roman" w:eastAsiaTheme="minorEastAsia" w:hAnsi="Times New Roman" w:cs="SimSun"/>
      <w:bCs/>
      <w:sz w:val="24"/>
      <w:szCs w:val="24"/>
      <w:lang w:eastAsia="en-AU"/>
    </w:rPr>
  </w:style>
  <w:style w:type="paragraph" w:customStyle="1" w:styleId="DBulletlevel2">
    <w:name w:val="D_Bullet level 2"/>
    <w:uiPriority w:val="3"/>
    <w:qFormat/>
    <w:rsid w:val="00446896"/>
    <w:pPr>
      <w:numPr>
        <w:numId w:val="23"/>
      </w:numPr>
      <w:spacing w:after="120" w:line="280" w:lineRule="exact"/>
      <w:ind w:left="0" w:firstLine="0"/>
      <w:contextualSpacing/>
      <w:jc w:val="both"/>
    </w:pPr>
    <w:rPr>
      <w:rFonts w:ascii="Cambria Math" w:eastAsia="Yu Mincho" w:hAnsi="Cambria Math" w:cs="Courier New"/>
      <w:color w:val="000000"/>
      <w:sz w:val="19"/>
      <w:szCs w:val="19"/>
      <w:lang w:val="en-US"/>
    </w:rPr>
  </w:style>
  <w:style w:type="table" w:customStyle="1" w:styleId="stdtable">
    <w:name w:val="stdtable"/>
    <w:basedOn w:val="TableNormal"/>
    <w:uiPriority w:val="99"/>
    <w:rsid w:val="00446896"/>
    <w:pPr>
      <w:spacing w:after="0" w:line="240" w:lineRule="auto"/>
    </w:pPr>
    <w:rPr>
      <w:rFonts w:ascii="SimSun" w:eastAsia="Open Sans," w:hAnsi="SimSun"/>
    </w:rPr>
    <w:tblPr>
      <w:tblBorders>
        <w:top w:val="single" w:sz="4" w:space="0" w:color="17E09C" w:themeColor="accent1"/>
        <w:left w:val="single" w:sz="4" w:space="0" w:color="17E09C" w:themeColor="accent1"/>
        <w:bottom w:val="single" w:sz="4" w:space="0" w:color="17E09C" w:themeColor="accent1"/>
        <w:right w:val="single" w:sz="4" w:space="0" w:color="17E09C" w:themeColor="accent1"/>
        <w:insideH w:val="single" w:sz="4" w:space="0" w:color="17E09C" w:themeColor="accent1"/>
        <w:insideV w:val="single" w:sz="4" w:space="0" w:color="17E09C" w:themeColor="accent1"/>
      </w:tblBorders>
    </w:tblPr>
    <w:tcPr>
      <w:vAlign w:val="center"/>
    </w:tcPr>
    <w:tblStylePr w:type="firstRow">
      <w:pPr>
        <w:jc w:val="left"/>
      </w:pPr>
      <w:rPr>
        <w:rFonts w:ascii="Arial" w:hAnsi="Arial"/>
        <w:b/>
        <w:sz w:val="22"/>
      </w:rPr>
      <w:tblPr/>
      <w:tcPr>
        <w:shd w:val="clear" w:color="auto" w:fill="6FF0C4" w:themeFill="accent1" w:themeFillTint="99"/>
      </w:tcPr>
    </w:tblStylePr>
    <w:tblStylePr w:type="firstCol">
      <w:rPr>
        <w:b/>
      </w:rPr>
    </w:tblStylePr>
  </w:style>
  <w:style w:type="paragraph" w:customStyle="1" w:styleId="DNUBody">
    <w:name w:val="DNUBody"/>
    <w:basedOn w:val="BodyText"/>
    <w:link w:val="DNUBodyChar"/>
    <w:qFormat/>
    <w:rsid w:val="00446896"/>
    <w:pPr>
      <w:spacing w:line="280" w:lineRule="exact"/>
      <w:jc w:val="left"/>
    </w:pPr>
    <w:rPr>
      <w:rFonts w:eastAsia="Yu Gothic Light" w:cs="Times"/>
      <w:snapToGrid/>
    </w:rPr>
  </w:style>
  <w:style w:type="character" w:customStyle="1" w:styleId="DNUBodyChar">
    <w:name w:val="DNUBody Char"/>
    <w:basedOn w:val="BodyTextChar"/>
    <w:link w:val="DNUBody"/>
    <w:rsid w:val="00446896"/>
    <w:rPr>
      <w:rFonts w:ascii="Arial" w:eastAsia="Yu Gothic Light" w:hAnsi="Arial" w:cs="Times"/>
      <w:bCs/>
      <w:snapToGrid/>
      <w:szCs w:val="20"/>
      <w:lang w:val="en-US" w:eastAsia="en-AU"/>
    </w:rPr>
  </w:style>
  <w:style w:type="character" w:customStyle="1" w:styleId="CaptionChar">
    <w:name w:val="Caption Char"/>
    <w:aliases w:val="caption Char,caption table Char"/>
    <w:link w:val="Caption"/>
    <w:locked/>
    <w:rsid w:val="00446896"/>
    <w:rPr>
      <w:rFonts w:ascii="Verdana" w:eastAsiaTheme="minorEastAsia" w:hAnsi="Verdana" w:cs="SimSun"/>
      <w:bCs/>
      <w:i/>
      <w:iCs/>
      <w:color w:val="D6CDBF" w:themeColor="text2"/>
      <w:sz w:val="18"/>
      <w:szCs w:val="18"/>
      <w:lang w:val="en-US" w:eastAsia="en-AU"/>
    </w:rPr>
  </w:style>
  <w:style w:type="paragraph" w:customStyle="1" w:styleId="DTTDiagramNotation">
    <w:name w:val="DTT Diagram Notation"/>
    <w:link w:val="DTTDiagramNotationChar"/>
    <w:qFormat/>
    <w:rsid w:val="00446896"/>
    <w:pPr>
      <w:widowControl w:val="0"/>
      <w:spacing w:before="40" w:after="120" w:line="240" w:lineRule="auto"/>
      <w:jc w:val="center"/>
    </w:pPr>
    <w:rPr>
      <w:rFonts w:ascii="Arial" w:eastAsia="Times New Roman" w:hAnsi="Arial" w:cs="Arial"/>
      <w:i/>
      <w:color w:val="D6CDBF" w:themeColor="text2"/>
      <w:sz w:val="18"/>
      <w:szCs w:val="20"/>
    </w:rPr>
  </w:style>
  <w:style w:type="character" w:customStyle="1" w:styleId="DTTDiagramNotationChar">
    <w:name w:val="DTT Diagram Notation Char"/>
    <w:basedOn w:val="DefaultParagraphFont"/>
    <w:link w:val="DTTDiagramNotation"/>
    <w:rsid w:val="00446896"/>
    <w:rPr>
      <w:rFonts w:ascii="Arial" w:eastAsia="Times New Roman" w:hAnsi="Arial" w:cs="Arial"/>
      <w:i/>
      <w:color w:val="D6CDBF" w:themeColor="text2"/>
      <w:sz w:val="18"/>
      <w:szCs w:val="20"/>
    </w:rPr>
  </w:style>
  <w:style w:type="table" w:styleId="ListTable3">
    <w:name w:val="List Table 3"/>
    <w:basedOn w:val="TableNormal"/>
    <w:uiPriority w:val="48"/>
    <w:rsid w:val="00446896"/>
    <w:pPr>
      <w:spacing w:after="0" w:line="240" w:lineRule="auto"/>
    </w:pPr>
    <w:rPr>
      <w:rFonts w:ascii="Verdana" w:eastAsia="Times New Roman" w:hAnsi="Verdana" w:cs="Times New Roman"/>
      <w:sz w:val="18"/>
      <w:szCs w:val="18"/>
      <w:lang w:val="en-US"/>
    </w:rPr>
    <w:tblPr>
      <w:tblStyleRowBandSize w:val="1"/>
      <w:tblStyleColBandSize w:val="1"/>
      <w:tblBorders>
        <w:top w:val="single" w:sz="4" w:space="0" w:color="1E1E1E" w:themeColor="text1"/>
        <w:left w:val="single" w:sz="4" w:space="0" w:color="1E1E1E" w:themeColor="text1"/>
        <w:bottom w:val="single" w:sz="4" w:space="0" w:color="1E1E1E" w:themeColor="text1"/>
        <w:right w:val="single" w:sz="4" w:space="0" w:color="1E1E1E" w:themeColor="text1"/>
      </w:tblBorders>
    </w:tblPr>
    <w:tblStylePr w:type="firstRow">
      <w:rPr>
        <w:b/>
        <w:bCs/>
        <w:color w:val="FFFFFF" w:themeColor="background1"/>
      </w:rPr>
      <w:tblPr/>
      <w:tcPr>
        <w:shd w:val="clear" w:color="auto" w:fill="1E1E1E" w:themeFill="text1"/>
      </w:tcPr>
    </w:tblStylePr>
    <w:tblStylePr w:type="lastRow">
      <w:rPr>
        <w:b/>
        <w:bCs/>
      </w:rPr>
      <w:tblPr/>
      <w:tcPr>
        <w:tcBorders>
          <w:top w:val="double" w:sz="4" w:space="0" w:color="1E1E1E"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1E1E" w:themeColor="text1"/>
          <w:right w:val="single" w:sz="4" w:space="0" w:color="1E1E1E" w:themeColor="text1"/>
        </w:tcBorders>
      </w:tcPr>
    </w:tblStylePr>
    <w:tblStylePr w:type="band1Horz">
      <w:tblPr/>
      <w:tcPr>
        <w:tcBorders>
          <w:top w:val="single" w:sz="4" w:space="0" w:color="1E1E1E" w:themeColor="text1"/>
          <w:bottom w:val="single" w:sz="4" w:space="0" w:color="1E1E1E"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1E1E" w:themeColor="text1"/>
          <w:left w:val="nil"/>
        </w:tcBorders>
      </w:tcPr>
    </w:tblStylePr>
    <w:tblStylePr w:type="swCell">
      <w:tblPr/>
      <w:tcPr>
        <w:tcBorders>
          <w:top w:val="double" w:sz="4" w:space="0" w:color="1E1E1E" w:themeColor="text1"/>
          <w:right w:val="nil"/>
        </w:tcBorders>
      </w:tcPr>
    </w:tblStylePr>
  </w:style>
  <w:style w:type="character" w:customStyle="1" w:styleId="BodyChar">
    <w:name w:val="Body Char"/>
    <w:link w:val="Body"/>
    <w:locked/>
    <w:rsid w:val="00446896"/>
    <w:rPr>
      <w:rFonts w:ascii="Arial" w:eastAsiaTheme="minorEastAsia" w:hAnsi="Arial" w:cs="SimSun"/>
    </w:rPr>
  </w:style>
  <w:style w:type="paragraph" w:customStyle="1" w:styleId="Body">
    <w:name w:val="Body"/>
    <w:basedOn w:val="Normal"/>
    <w:link w:val="BodyChar"/>
    <w:qFormat/>
    <w:rsid w:val="00446896"/>
    <w:pPr>
      <w:tabs>
        <w:tab w:val="left" w:pos="1962"/>
        <w:tab w:val="left" w:pos="1964"/>
        <w:tab w:val="center" w:pos="4513"/>
      </w:tabs>
      <w:spacing w:before="40" w:after="120"/>
      <w:jc w:val="both"/>
    </w:pPr>
    <w:rPr>
      <w:rFonts w:ascii="Arial" w:eastAsiaTheme="minorEastAsia" w:hAnsi="Arial" w:cs="SimSun"/>
    </w:rPr>
  </w:style>
  <w:style w:type="paragraph" w:customStyle="1" w:styleId="CalloutText">
    <w:name w:val="Callout Text"/>
    <w:rsid w:val="00446896"/>
    <w:pPr>
      <w:framePr w:wrap="auto" w:hAnchor="text" w:xAlign="right"/>
      <w:spacing w:before="60" w:after="60" w:line="240" w:lineRule="auto"/>
    </w:pPr>
    <w:rPr>
      <w:rFonts w:ascii="Times New Roman" w:eastAsia="Times New Roman" w:hAnsi="Times New Roman" w:cs="Times New Roman"/>
      <w:i/>
      <w:color w:val="002776"/>
      <w:sz w:val="20"/>
      <w:szCs w:val="20"/>
      <w:lang w:val="en-US"/>
    </w:rPr>
  </w:style>
  <w:style w:type="paragraph" w:customStyle="1" w:styleId="Bodycopybold">
    <w:name w:val="Body copy bold"/>
    <w:autoRedefine/>
    <w:rsid w:val="00446896"/>
    <w:pPr>
      <w:spacing w:after="120" w:line="240" w:lineRule="exact"/>
    </w:pPr>
    <w:rPr>
      <w:rFonts w:ascii="Arial" w:eastAsia="Times" w:hAnsi="Arial" w:cs="Arial"/>
      <w:b/>
      <w:color w:val="000000"/>
      <w:sz w:val="20"/>
      <w:szCs w:val="20"/>
      <w:lang w:val="en-GB"/>
    </w:rPr>
  </w:style>
  <w:style w:type="paragraph" w:customStyle="1" w:styleId="CopyrightDeloitteBold">
    <w:name w:val="Copyright Deloitte Bold"/>
    <w:autoRedefine/>
    <w:rsid w:val="00446896"/>
    <w:pPr>
      <w:pageBreakBefore/>
      <w:autoSpaceDE w:val="0"/>
      <w:autoSpaceDN w:val="0"/>
      <w:adjustRightInd w:val="0"/>
      <w:spacing w:before="4800" w:after="0" w:line="276" w:lineRule="auto"/>
      <w:ind w:left="2880"/>
    </w:pPr>
    <w:rPr>
      <w:rFonts w:ascii="Arial" w:eastAsia="Times New Roman" w:hAnsi="Arial" w:cs="Arial"/>
      <w:b/>
      <w:color w:val="333333"/>
      <w:sz w:val="16"/>
      <w:szCs w:val="20"/>
      <w:lang w:val="en-US"/>
    </w:rPr>
  </w:style>
  <w:style w:type="paragraph" w:customStyle="1" w:styleId="Insertnameoftheproject">
    <w:name w:val="&lt;Insert name of the project&gt;"/>
    <w:rsid w:val="00446896"/>
    <w:pPr>
      <w:spacing w:after="120" w:line="280" w:lineRule="exact"/>
    </w:pPr>
    <w:rPr>
      <w:rFonts w:ascii="Arial" w:eastAsia="Times" w:hAnsi="Arial" w:cs="Times New Roman"/>
      <w:color w:val="000000"/>
      <w:sz w:val="20"/>
      <w:szCs w:val="20"/>
      <w:lang w:val="en-GB"/>
    </w:rPr>
  </w:style>
  <w:style w:type="paragraph" w:customStyle="1" w:styleId="Copyrightsubhead">
    <w:name w:val="Copyright subhead"/>
    <w:basedOn w:val="CopyrightDeloitteBold"/>
    <w:next w:val="Copyright"/>
    <w:rsid w:val="00446896"/>
    <w:pPr>
      <w:pageBreakBefore w:val="0"/>
      <w:spacing w:before="120"/>
    </w:pPr>
    <w:rPr>
      <w:rFonts w:ascii="Arial Bold" w:hAnsi="Arial Bold"/>
    </w:rPr>
  </w:style>
  <w:style w:type="paragraph" w:customStyle="1" w:styleId="Tablebullet1">
    <w:name w:val="Tablebullet 1"/>
    <w:basedOn w:val="TableList"/>
    <w:autoRedefine/>
    <w:rsid w:val="00446896"/>
    <w:pPr>
      <w:numPr>
        <w:numId w:val="19"/>
      </w:numPr>
      <w:ind w:left="0" w:firstLine="0"/>
    </w:pPr>
    <w:rPr>
      <w:rFonts w:ascii="Arial" w:hAnsi="Arial"/>
      <w:sz w:val="18"/>
      <w:szCs w:val="20"/>
    </w:rPr>
  </w:style>
  <w:style w:type="paragraph" w:customStyle="1" w:styleId="tablebullet2">
    <w:name w:val="tablebullet2"/>
    <w:basedOn w:val="Tablebullet1"/>
    <w:autoRedefine/>
    <w:rsid w:val="00446896"/>
    <w:pPr>
      <w:numPr>
        <w:numId w:val="20"/>
      </w:numPr>
      <w:ind w:left="0" w:firstLine="0"/>
    </w:pPr>
    <w:rPr>
      <w:rFonts w:eastAsia="Times"/>
      <w:lang w:val="en-GB"/>
    </w:rPr>
  </w:style>
  <w:style w:type="table" w:styleId="PlainTable2">
    <w:name w:val="Plain Table 2"/>
    <w:basedOn w:val="TableNormal"/>
    <w:uiPriority w:val="42"/>
    <w:rsid w:val="00446896"/>
    <w:pPr>
      <w:spacing w:after="0" w:line="240" w:lineRule="auto"/>
    </w:pPr>
    <w:rPr>
      <w:rFonts w:ascii="Verdana" w:eastAsia="Times New Roman" w:hAnsi="Verdana" w:cs="Times New Roman"/>
      <w:sz w:val="18"/>
      <w:szCs w:val="18"/>
      <w:lang w:val="en-US"/>
    </w:rPr>
    <w:tblPr>
      <w:tblStyleRowBandSize w:val="1"/>
      <w:tblStyleColBandSize w:val="1"/>
      <w:tblBorders>
        <w:top w:val="single" w:sz="4" w:space="0" w:color="8E8E8E" w:themeColor="text1" w:themeTint="80"/>
        <w:bottom w:val="single" w:sz="4" w:space="0" w:color="8E8E8E" w:themeColor="text1" w:themeTint="80"/>
      </w:tblBorders>
    </w:tblPr>
    <w:tblStylePr w:type="firstRow">
      <w:rPr>
        <w:b/>
        <w:bCs/>
      </w:rPr>
      <w:tblPr/>
      <w:tcPr>
        <w:tcBorders>
          <w:bottom w:val="single" w:sz="4" w:space="0" w:color="8E8E8E" w:themeColor="text1" w:themeTint="80"/>
        </w:tcBorders>
      </w:tcPr>
    </w:tblStylePr>
    <w:tblStylePr w:type="lastRow">
      <w:rPr>
        <w:b/>
        <w:bCs/>
      </w:rPr>
      <w:tblPr/>
      <w:tcPr>
        <w:tcBorders>
          <w:top w:val="single" w:sz="4" w:space="0" w:color="8E8E8E" w:themeColor="text1" w:themeTint="80"/>
        </w:tcBorders>
      </w:tcPr>
    </w:tblStylePr>
    <w:tblStylePr w:type="firstCol">
      <w:rPr>
        <w:b/>
        <w:bCs/>
      </w:rPr>
    </w:tblStylePr>
    <w:tblStylePr w:type="lastCol">
      <w:rPr>
        <w:b/>
        <w:bCs/>
      </w:rPr>
    </w:tblStylePr>
    <w:tblStylePr w:type="band1Vert">
      <w:tblPr/>
      <w:tcPr>
        <w:tcBorders>
          <w:left w:val="single" w:sz="4" w:space="0" w:color="8E8E8E" w:themeColor="text1" w:themeTint="80"/>
          <w:right w:val="single" w:sz="4" w:space="0" w:color="8E8E8E" w:themeColor="text1" w:themeTint="80"/>
        </w:tcBorders>
      </w:tcPr>
    </w:tblStylePr>
    <w:tblStylePr w:type="band2Vert">
      <w:tblPr/>
      <w:tcPr>
        <w:tcBorders>
          <w:left w:val="single" w:sz="4" w:space="0" w:color="8E8E8E" w:themeColor="text1" w:themeTint="80"/>
          <w:right w:val="single" w:sz="4" w:space="0" w:color="8E8E8E" w:themeColor="text1" w:themeTint="80"/>
        </w:tcBorders>
      </w:tcPr>
    </w:tblStylePr>
    <w:tblStylePr w:type="band1Horz">
      <w:tblPr/>
      <w:tcPr>
        <w:tcBorders>
          <w:top w:val="single" w:sz="4" w:space="0" w:color="8E8E8E" w:themeColor="text1" w:themeTint="80"/>
          <w:bottom w:val="single" w:sz="4" w:space="0" w:color="8E8E8E" w:themeColor="text1" w:themeTint="80"/>
        </w:tcBorders>
      </w:tcPr>
    </w:tblStylePr>
  </w:style>
  <w:style w:type="paragraph" w:customStyle="1" w:styleId="DTTStyle2Landscape">
    <w:name w:val="DTT Style 2 Landscape"/>
    <w:basedOn w:val="DTTStyle1"/>
    <w:link w:val="DTTStyle2LandscapeChar"/>
    <w:qFormat/>
    <w:rsid w:val="00446896"/>
    <w:pPr>
      <w:ind w:left="928" w:hanging="928"/>
    </w:pPr>
  </w:style>
  <w:style w:type="character" w:customStyle="1" w:styleId="DTTStyle2LandscapeChar">
    <w:name w:val="DTT Style 2 Landscape Char"/>
    <w:basedOn w:val="DTTStyle1Char"/>
    <w:link w:val="DTTStyle2Landscape"/>
    <w:rsid w:val="00446896"/>
    <w:rPr>
      <w:rFonts w:ascii="Arial" w:eastAsia="Times New Roman" w:hAnsi="Arial" w:cs="Arial"/>
      <w:sz w:val="20"/>
      <w:szCs w:val="20"/>
    </w:rPr>
  </w:style>
  <w:style w:type="character" w:customStyle="1" w:styleId="BodyTextIndentChar1">
    <w:name w:val="Body Text Indent Char1"/>
    <w:basedOn w:val="DefaultParagraphFont"/>
    <w:semiHidden/>
    <w:rsid w:val="00446896"/>
  </w:style>
  <w:style w:type="table" w:styleId="ColorfulShading-Accent1">
    <w:name w:val="Colorful Shading Accent 1"/>
    <w:basedOn w:val="TableNormal"/>
    <w:uiPriority w:val="71"/>
    <w:rsid w:val="00446896"/>
    <w:pPr>
      <w:spacing w:after="0" w:line="240" w:lineRule="auto"/>
    </w:pPr>
    <w:rPr>
      <w:color w:val="1E1E1E" w:themeColor="text1"/>
    </w:rPr>
    <w:tblPr>
      <w:tblStyleRowBandSize w:val="1"/>
      <w:tblStyleColBandSize w:val="1"/>
      <w:tblBorders>
        <w:top w:val="single" w:sz="24" w:space="0" w:color="00C0FF" w:themeColor="accent2"/>
        <w:left w:val="single" w:sz="4" w:space="0" w:color="17E09C" w:themeColor="accent1"/>
        <w:bottom w:val="single" w:sz="4" w:space="0" w:color="17E09C" w:themeColor="accent1"/>
        <w:right w:val="single" w:sz="4" w:space="0" w:color="17E09C" w:themeColor="accent1"/>
        <w:insideH w:val="single" w:sz="4" w:space="0" w:color="FFFFFF" w:themeColor="background1"/>
        <w:insideV w:val="single" w:sz="4" w:space="0" w:color="FFFFFF" w:themeColor="background1"/>
      </w:tblBorders>
    </w:tblPr>
    <w:tcPr>
      <w:shd w:val="clear" w:color="auto" w:fill="E7FCF5" w:themeFill="accent1" w:themeFillTint="19"/>
    </w:tcPr>
    <w:tblStylePr w:type="firstRow">
      <w:rPr>
        <w:b/>
        <w:bCs/>
      </w:rPr>
      <w:tblPr/>
      <w:tcPr>
        <w:tcBorders>
          <w:top w:val="nil"/>
          <w:left w:val="nil"/>
          <w:bottom w:val="single" w:sz="24" w:space="0" w:color="00C0F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D865D" w:themeFill="accent1" w:themeFillShade="99"/>
      </w:tcPr>
    </w:tblStylePr>
    <w:tblStylePr w:type="firstCol">
      <w:rPr>
        <w:color w:val="FFFFFF" w:themeColor="background1"/>
      </w:rPr>
      <w:tblPr/>
      <w:tcPr>
        <w:tcBorders>
          <w:top w:val="nil"/>
          <w:left w:val="nil"/>
          <w:bottom w:val="nil"/>
          <w:right w:val="nil"/>
          <w:insideH w:val="single" w:sz="4" w:space="0" w:color="0D865D" w:themeColor="accent1" w:themeShade="99"/>
          <w:insideV w:val="nil"/>
        </w:tcBorders>
        <w:shd w:val="clear" w:color="auto" w:fill="0D865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D865D" w:themeFill="accent1" w:themeFillShade="99"/>
      </w:tcPr>
    </w:tblStylePr>
    <w:tblStylePr w:type="band1Vert">
      <w:tblPr/>
      <w:tcPr>
        <w:shd w:val="clear" w:color="auto" w:fill="9FF5D7" w:themeFill="accent1" w:themeFillTint="66"/>
      </w:tcPr>
    </w:tblStylePr>
    <w:tblStylePr w:type="band1Horz">
      <w:tblPr/>
      <w:tcPr>
        <w:shd w:val="clear" w:color="auto" w:fill="88F2CE" w:themeFill="accent1" w:themeFillTint="7F"/>
      </w:tcPr>
    </w:tblStylePr>
    <w:tblStylePr w:type="neCell">
      <w:rPr>
        <w:color w:val="1E1E1E" w:themeColor="text1"/>
      </w:rPr>
    </w:tblStylePr>
    <w:tblStylePr w:type="nwCell">
      <w:rPr>
        <w:color w:val="1E1E1E" w:themeColor="text1"/>
      </w:rPr>
    </w:tblStylePr>
  </w:style>
  <w:style w:type="paragraph" w:customStyle="1" w:styleId="xmsonormal">
    <w:name w:val="x_msonormal"/>
    <w:basedOn w:val="Normal"/>
    <w:rsid w:val="00446896"/>
    <w:pPr>
      <w:tabs>
        <w:tab w:val="left" w:pos="1962"/>
        <w:tab w:val="left" w:pos="1964"/>
        <w:tab w:val="center" w:pos="4513"/>
      </w:tabs>
      <w:spacing w:before="40" w:after="120"/>
      <w:jc w:val="both"/>
    </w:pPr>
    <w:rPr>
      <w:rFonts w:ascii="Calibri" w:hAnsi="Calibri" w:cs="Calibri"/>
      <w:bCs/>
      <w:lang w:eastAsia="en-AU"/>
    </w:rPr>
  </w:style>
  <w:style w:type="paragraph" w:customStyle="1" w:styleId="DNUBodyBullets">
    <w:name w:val="DNUBodyBullets"/>
    <w:basedOn w:val="BodyText"/>
    <w:link w:val="DNUBodyBulletsChar"/>
    <w:qFormat/>
    <w:rsid w:val="00446896"/>
    <w:pPr>
      <w:numPr>
        <w:numId w:val="24"/>
      </w:numPr>
      <w:ind w:left="0" w:firstLine="0"/>
      <w:jc w:val="left"/>
    </w:pPr>
    <w:rPr>
      <w:rFonts w:eastAsia="Yu Gothic Light" w:cs="Times"/>
      <w:snapToGrid/>
    </w:rPr>
  </w:style>
  <w:style w:type="character" w:customStyle="1" w:styleId="DNUBodyBulletsChar">
    <w:name w:val="DNUBodyBullets Char"/>
    <w:basedOn w:val="BodyTextChar"/>
    <w:link w:val="DNUBodyBullets"/>
    <w:rsid w:val="00446896"/>
    <w:rPr>
      <w:rFonts w:ascii="Arial" w:eastAsia="Yu Gothic Light" w:hAnsi="Arial" w:cs="Times"/>
      <w:bCs/>
      <w:snapToGrid/>
      <w:szCs w:val="20"/>
      <w:lang w:val="en-US" w:eastAsia="en-AU"/>
    </w:rPr>
  </w:style>
  <w:style w:type="paragraph" w:customStyle="1" w:styleId="DNUSub3">
    <w:name w:val="DNUSub3"/>
    <w:basedOn w:val="BodyText"/>
    <w:link w:val="DNUSub3Char"/>
    <w:qFormat/>
    <w:rsid w:val="00446896"/>
    <w:rPr>
      <w:rFonts w:eastAsia="Open Sans," w:cs="Times"/>
      <w:bCs w:val="0"/>
      <w:iCs/>
      <w:snapToGrid/>
      <w:u w:val="single"/>
    </w:rPr>
  </w:style>
  <w:style w:type="character" w:customStyle="1" w:styleId="DNUSub3Char">
    <w:name w:val="DNUSub3 Char"/>
    <w:basedOn w:val="BodyTextChar"/>
    <w:link w:val="DNUSub3"/>
    <w:rsid w:val="00446896"/>
    <w:rPr>
      <w:rFonts w:ascii="Arial" w:eastAsia="Open Sans," w:hAnsi="Arial" w:cs="Times"/>
      <w:bCs w:val="0"/>
      <w:iCs/>
      <w:snapToGrid/>
      <w:szCs w:val="20"/>
      <w:u w:val="single"/>
      <w:lang w:val="en-US" w:eastAsia="en-AU"/>
    </w:rPr>
  </w:style>
  <w:style w:type="paragraph" w:customStyle="1" w:styleId="Style6">
    <w:name w:val="Style6"/>
    <w:basedOn w:val="Heading2NUMBERED"/>
    <w:link w:val="Style6Char"/>
    <w:rsid w:val="00446896"/>
    <w:pPr>
      <w:tabs>
        <w:tab w:val="clear" w:pos="1440"/>
      </w:tabs>
      <w:ind w:left="1080" w:hanging="720"/>
    </w:pPr>
  </w:style>
  <w:style w:type="character" w:customStyle="1" w:styleId="Heading2NUMBEREDChar">
    <w:name w:val="Heading 2 NUMBERED Char"/>
    <w:basedOn w:val="Heading2Char"/>
    <w:link w:val="Heading2NUMBERED"/>
    <w:rsid w:val="00446896"/>
    <w:rPr>
      <w:rFonts w:ascii="Arial" w:eastAsia="Times" w:hAnsi="Arial" w:cs="Arial"/>
      <w:b/>
      <w:bCs/>
      <w:iCs w:val="0"/>
      <w:color w:val="002776"/>
      <w:sz w:val="24"/>
      <w:szCs w:val="28"/>
      <w:lang w:val="en-GB" w:eastAsia="en-AU"/>
    </w:rPr>
  </w:style>
  <w:style w:type="character" w:customStyle="1" w:styleId="Style6Char">
    <w:name w:val="Style6 Char"/>
    <w:basedOn w:val="Heading2NUMBEREDChar"/>
    <w:link w:val="Style6"/>
    <w:rsid w:val="00446896"/>
    <w:rPr>
      <w:rFonts w:ascii="Arial" w:eastAsia="Times" w:hAnsi="Arial" w:cs="Arial"/>
      <w:b/>
      <w:bCs/>
      <w:iCs w:val="0"/>
      <w:color w:val="002776"/>
      <w:sz w:val="24"/>
      <w:szCs w:val="28"/>
      <w:lang w:val="en-GB" w:eastAsia="en-AU"/>
    </w:rPr>
  </w:style>
  <w:style w:type="table" w:styleId="GridTable5Dark">
    <w:name w:val="Grid Table 5 Dark"/>
    <w:basedOn w:val="TableNormal"/>
    <w:uiPriority w:val="50"/>
    <w:rsid w:val="00446896"/>
    <w:pPr>
      <w:spacing w:after="0" w:line="240" w:lineRule="auto"/>
    </w:pPr>
    <w:rPr>
      <w:rFonts w:ascii="Verdana" w:eastAsia="Times New Roman" w:hAnsi="Verdana" w:cs="Times New Roman"/>
      <w:sz w:val="18"/>
      <w:szCs w:val="18"/>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2D2D2"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1E1E"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1E1E"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1E1E"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1E1E" w:themeFill="text1"/>
      </w:tcPr>
    </w:tblStylePr>
    <w:tblStylePr w:type="band1Vert">
      <w:tblPr/>
      <w:tcPr>
        <w:shd w:val="clear" w:color="auto" w:fill="A5A5A5" w:themeFill="text1" w:themeFillTint="66"/>
      </w:tcPr>
    </w:tblStylePr>
    <w:tblStylePr w:type="band1Horz">
      <w:tblPr/>
      <w:tcPr>
        <w:shd w:val="clear" w:color="auto" w:fill="A5A5A5" w:themeFill="text1" w:themeFillTint="66"/>
      </w:tcPr>
    </w:tblStylePr>
  </w:style>
  <w:style w:type="table" w:customStyle="1" w:styleId="TableGridLight1">
    <w:name w:val="Table Grid Light1"/>
    <w:basedOn w:val="TableNormal"/>
    <w:next w:val="TableGridLight"/>
    <w:uiPriority w:val="40"/>
    <w:rsid w:val="00446896"/>
    <w:pPr>
      <w:spacing w:after="0" w:line="240" w:lineRule="auto"/>
    </w:pPr>
    <w:rPr>
      <w:rFonts w:ascii="Calibri" w:eastAsia="Calibri" w:hAnsi="Calibri" w:cs="Ari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Normal1">
    <w:name w:val="Normal 1"/>
    <w:basedOn w:val="Normal"/>
    <w:link w:val="Normal1Char"/>
    <w:qFormat/>
    <w:rsid w:val="00446896"/>
    <w:pPr>
      <w:keepLines/>
      <w:tabs>
        <w:tab w:val="left" w:pos="1962"/>
        <w:tab w:val="left" w:pos="1964"/>
        <w:tab w:val="center" w:pos="4513"/>
      </w:tabs>
      <w:spacing w:before="120" w:after="120"/>
      <w:ind w:left="567"/>
      <w:jc w:val="both"/>
    </w:pPr>
    <w:rPr>
      <w:rFonts w:ascii="Arial" w:eastAsiaTheme="minorEastAsia" w:hAnsi="Arial" w:cs="SimSun"/>
      <w:bCs/>
      <w:sz w:val="20"/>
      <w:szCs w:val="24"/>
      <w:lang w:eastAsia="en-AU"/>
    </w:rPr>
  </w:style>
  <w:style w:type="character" w:customStyle="1" w:styleId="Normal1Char">
    <w:name w:val="Normal 1 Char"/>
    <w:basedOn w:val="DefaultParagraphFont"/>
    <w:link w:val="Normal1"/>
    <w:rsid w:val="00446896"/>
    <w:rPr>
      <w:rFonts w:ascii="Arial" w:eastAsiaTheme="minorEastAsia" w:hAnsi="Arial" w:cs="SimSun"/>
      <w:bCs/>
      <w:sz w:val="20"/>
      <w:szCs w:val="24"/>
      <w:lang w:eastAsia="en-AU"/>
    </w:rPr>
  </w:style>
  <w:style w:type="paragraph" w:customStyle="1" w:styleId="Conditions">
    <w:name w:val="Conditions"/>
    <w:basedOn w:val="Normal"/>
    <w:rsid w:val="00446896"/>
    <w:pPr>
      <w:tabs>
        <w:tab w:val="left" w:pos="1962"/>
        <w:tab w:val="left" w:pos="1964"/>
        <w:tab w:val="center" w:pos="4513"/>
      </w:tabs>
      <w:spacing w:before="40" w:line="160" w:lineRule="atLeast"/>
      <w:jc w:val="both"/>
    </w:pPr>
    <w:rPr>
      <w:rFonts w:ascii="Verdana" w:eastAsiaTheme="minorEastAsia" w:hAnsi="Verdana" w:cs="SimSun"/>
      <w:bCs/>
      <w:i/>
      <w:sz w:val="14"/>
      <w:szCs w:val="20"/>
      <w:lang w:val="en-NZ" w:eastAsia="en-NZ"/>
    </w:rPr>
  </w:style>
  <w:style w:type="paragraph" w:customStyle="1" w:styleId="Legalstatement">
    <w:name w:val="Legal statement"/>
    <w:basedOn w:val="Footer"/>
    <w:rsid w:val="00446896"/>
    <w:pPr>
      <w:tabs>
        <w:tab w:val="clear" w:pos="9026"/>
        <w:tab w:val="left" w:pos="1962"/>
        <w:tab w:val="left" w:pos="1964"/>
        <w:tab w:val="center" w:pos="4153"/>
        <w:tab w:val="right" w:pos="8306"/>
      </w:tabs>
      <w:spacing w:before="40" w:after="120" w:line="259" w:lineRule="auto"/>
      <w:jc w:val="both"/>
    </w:pPr>
    <w:rPr>
      <w:rFonts w:ascii="Times New Roman" w:eastAsiaTheme="minorEastAsia" w:hAnsi="Times New Roman" w:cs="Arial"/>
      <w:bCs/>
      <w:color w:val="000000"/>
      <w:sz w:val="16"/>
      <w:szCs w:val="16"/>
      <w:lang w:eastAsia="en-AU"/>
    </w:rPr>
  </w:style>
  <w:style w:type="paragraph" w:customStyle="1" w:styleId="CNParagraph">
    <w:name w:val="CN Paragraph"/>
    <w:link w:val="CNParagraphChar"/>
    <w:qFormat/>
    <w:rsid w:val="00446896"/>
    <w:pPr>
      <w:spacing w:before="80" w:after="80" w:line="240" w:lineRule="auto"/>
      <w:ind w:left="720"/>
    </w:pPr>
    <w:rPr>
      <w:rFonts w:ascii="Arial" w:eastAsia="Times New Roman" w:hAnsi="Arial" w:cs="Times New Roman"/>
      <w:sz w:val="20"/>
      <w:szCs w:val="18"/>
      <w:lang w:val="en-US"/>
    </w:rPr>
  </w:style>
  <w:style w:type="character" w:customStyle="1" w:styleId="CNParagraphChar">
    <w:name w:val="CN Paragraph Char"/>
    <w:link w:val="CNParagraph"/>
    <w:locked/>
    <w:rsid w:val="00446896"/>
    <w:rPr>
      <w:rFonts w:ascii="Arial" w:eastAsia="Times New Roman" w:hAnsi="Arial" w:cs="Times New Roman"/>
      <w:sz w:val="20"/>
      <w:szCs w:val="18"/>
      <w:lang w:val="en-US"/>
    </w:rPr>
  </w:style>
  <w:style w:type="table" w:customStyle="1" w:styleId="Style7">
    <w:name w:val="Style7"/>
    <w:basedOn w:val="TableNormal"/>
    <w:uiPriority w:val="99"/>
    <w:rsid w:val="00446896"/>
    <w:pPr>
      <w:spacing w:after="0" w:line="240" w:lineRule="auto"/>
    </w:pPr>
    <w:rPr>
      <w:rFonts w:ascii="Times New Roman" w:eastAsia="Times New Roman" w:hAnsi="Times New Roman" w:cs="Times New Roman"/>
      <w:sz w:val="20"/>
      <w:szCs w:val="20"/>
      <w:lang w:eastAsia="en-AU"/>
    </w:rPr>
    <w:tblPr/>
  </w:style>
  <w:style w:type="character" w:customStyle="1" w:styleId="spellingerror">
    <w:name w:val="spellingerror"/>
    <w:basedOn w:val="DefaultParagraphFont"/>
    <w:rsid w:val="00446896"/>
  </w:style>
  <w:style w:type="character" w:customStyle="1" w:styleId="contextualspellingandgrammarerror">
    <w:name w:val="contextualspellingandgrammarerror"/>
    <w:basedOn w:val="DefaultParagraphFont"/>
    <w:rsid w:val="00446896"/>
  </w:style>
  <w:style w:type="paragraph" w:customStyle="1" w:styleId="Tablebullet10">
    <w:name w:val="Table bullet 1"/>
    <w:basedOn w:val="Normal"/>
    <w:qFormat/>
    <w:rsid w:val="00446896"/>
    <w:pPr>
      <w:tabs>
        <w:tab w:val="left" w:pos="1962"/>
        <w:tab w:val="left" w:pos="1964"/>
        <w:tab w:val="center" w:pos="4513"/>
      </w:tabs>
      <w:suppressAutoHyphens/>
      <w:spacing w:before="60" w:after="60"/>
      <w:jc w:val="both"/>
    </w:pPr>
    <w:rPr>
      <w:rFonts w:ascii="Arial" w:eastAsia="Times" w:hAnsi="Arial" w:cs="Arial"/>
      <w:color w:val="000000"/>
      <w:sz w:val="16"/>
      <w:szCs w:val="24"/>
      <w:lang w:val="en-US" w:eastAsia="en-AU"/>
    </w:rPr>
  </w:style>
  <w:style w:type="numbering" w:customStyle="1" w:styleId="Letterbullets">
    <w:name w:val="Letter bullets"/>
    <w:basedOn w:val="NoList"/>
    <w:uiPriority w:val="99"/>
    <w:rsid w:val="00446896"/>
    <w:pPr>
      <w:numPr>
        <w:numId w:val="43"/>
      </w:numPr>
    </w:pPr>
  </w:style>
  <w:style w:type="paragraph" w:customStyle="1" w:styleId="Tableentry">
    <w:name w:val="Table entry"/>
    <w:qFormat/>
    <w:rsid w:val="00446896"/>
    <w:pPr>
      <w:suppressAutoHyphens/>
      <w:spacing w:before="60" w:after="60" w:line="240" w:lineRule="auto"/>
    </w:pPr>
    <w:rPr>
      <w:rFonts w:ascii="Arial" w:eastAsia="Times" w:hAnsi="Arial" w:cs="Times New Roman"/>
      <w:color w:val="000000"/>
      <w:sz w:val="16"/>
      <w:szCs w:val="24"/>
      <w:lang w:val="en-US"/>
    </w:rPr>
  </w:style>
  <w:style w:type="paragraph" w:customStyle="1" w:styleId="Tablecolumnheader">
    <w:name w:val="Table column header"/>
    <w:basedOn w:val="Tableentry"/>
    <w:next w:val="Tableentry"/>
    <w:qFormat/>
    <w:rsid w:val="00446896"/>
    <w:pPr>
      <w:keepNext/>
      <w:keepLines/>
    </w:pPr>
    <w:rPr>
      <w:b/>
      <w:color w:val="FFFFFF"/>
      <w:sz w:val="18"/>
    </w:rPr>
  </w:style>
  <w:style w:type="paragraph" w:customStyle="1" w:styleId="Bulletlevel1">
    <w:name w:val="Bullet level 1"/>
    <w:basedOn w:val="Bodycopy0"/>
    <w:qFormat/>
    <w:rsid w:val="00446896"/>
    <w:pPr>
      <w:tabs>
        <w:tab w:val="clear" w:pos="1962"/>
        <w:tab w:val="clear" w:pos="1964"/>
        <w:tab w:val="clear" w:pos="4513"/>
        <w:tab w:val="num" w:pos="175"/>
        <w:tab w:val="left" w:pos="360"/>
      </w:tabs>
      <w:suppressAutoHyphens/>
      <w:spacing w:before="0" w:line="260" w:lineRule="atLeast"/>
      <w:ind w:left="360" w:hanging="173"/>
    </w:pPr>
    <w:rPr>
      <w:rFonts w:eastAsia="Times" w:cs="Times New Roman"/>
      <w:color w:val="000000"/>
      <w:sz w:val="21"/>
      <w:lang w:val="en-US"/>
    </w:rPr>
  </w:style>
  <w:style w:type="table" w:customStyle="1" w:styleId="DeloitteBasicMidBlue">
    <w:name w:val="Deloitte Basic – Mid Blue"/>
    <w:basedOn w:val="TableNormal"/>
    <w:uiPriority w:val="99"/>
    <w:qFormat/>
    <w:rsid w:val="00446896"/>
    <w:pPr>
      <w:spacing w:after="0" w:line="240" w:lineRule="auto"/>
    </w:pPr>
    <w:rPr>
      <w:rFonts w:ascii="Arial" w:eastAsia="Times" w:hAnsi="Arial" w:cs="Times New Roman"/>
      <w:sz w:val="20"/>
      <w:szCs w:val="20"/>
      <w:lang w:val="en-US"/>
    </w:rPr>
    <w:tblPr>
      <w:tblInd w:w="72" w:type="dxa"/>
      <w:tblBorders>
        <w:bottom w:val="single" w:sz="4" w:space="0" w:color="00A1DE"/>
        <w:insideH w:val="single" w:sz="4" w:space="0" w:color="00A1DE"/>
      </w:tblBorders>
      <w:tblCellMar>
        <w:left w:w="72" w:type="dxa"/>
        <w:right w:w="72" w:type="dxa"/>
      </w:tblCellMar>
    </w:tblPr>
    <w:trPr>
      <w:cantSplit/>
    </w:trPr>
    <w:tblStylePr w:type="firstRow">
      <w:pPr>
        <w:jc w:val="left"/>
      </w:pPr>
      <w:tblPr/>
      <w:trPr>
        <w:tblHeader/>
      </w:trPr>
      <w:tcPr>
        <w:tcBorders>
          <w:top w:val="nil"/>
          <w:left w:val="nil"/>
          <w:bottom w:val="nil"/>
          <w:right w:val="nil"/>
          <w:insideH w:val="nil"/>
          <w:insideV w:val="nil"/>
          <w:tl2br w:val="nil"/>
          <w:tr2bl w:val="nil"/>
        </w:tcBorders>
        <w:shd w:val="clear" w:color="auto" w:fill="00A1DE"/>
        <w:vAlign w:val="bottom"/>
      </w:tcPr>
    </w:tblStylePr>
  </w:style>
  <w:style w:type="paragraph" w:customStyle="1" w:styleId="Bulletlevel1-end">
    <w:name w:val="Bullet level 1 - end"/>
    <w:basedOn w:val="Bulletlevel1"/>
    <w:rsid w:val="00446896"/>
    <w:pPr>
      <w:spacing w:after="240"/>
    </w:pPr>
  </w:style>
  <w:style w:type="paragraph" w:customStyle="1" w:styleId="Numbered1">
    <w:name w:val="Numbered 1."/>
    <w:basedOn w:val="Bodycopy0"/>
    <w:qFormat/>
    <w:rsid w:val="00446896"/>
    <w:pPr>
      <w:tabs>
        <w:tab w:val="clear" w:pos="1962"/>
        <w:tab w:val="clear" w:pos="1964"/>
        <w:tab w:val="clear" w:pos="4513"/>
        <w:tab w:val="left" w:pos="360"/>
        <w:tab w:val="num" w:pos="2520"/>
      </w:tabs>
      <w:suppressAutoHyphens/>
      <w:spacing w:before="0" w:line="260" w:lineRule="atLeast"/>
    </w:pPr>
    <w:rPr>
      <w:rFonts w:eastAsia="Times" w:cs="Times New Roman"/>
      <w:color w:val="000000"/>
      <w:sz w:val="21"/>
      <w:lang w:val="en-US"/>
    </w:rPr>
  </w:style>
  <w:style w:type="paragraph" w:customStyle="1" w:styleId="Numbereda">
    <w:name w:val="Numbered a."/>
    <w:basedOn w:val="Bodycopy0"/>
    <w:rsid w:val="00446896"/>
    <w:pPr>
      <w:tabs>
        <w:tab w:val="clear" w:pos="1962"/>
        <w:tab w:val="clear" w:pos="1964"/>
        <w:tab w:val="clear" w:pos="4513"/>
        <w:tab w:val="num" w:pos="360"/>
        <w:tab w:val="num" w:pos="2520"/>
      </w:tabs>
      <w:suppressAutoHyphens/>
      <w:spacing w:before="0" w:line="260" w:lineRule="atLeast"/>
    </w:pPr>
    <w:rPr>
      <w:rFonts w:eastAsia="Times" w:cs="Times New Roman"/>
      <w:bCs/>
      <w:color w:val="000000"/>
      <w:sz w:val="21"/>
      <w:lang w:val="en-US"/>
    </w:rPr>
  </w:style>
  <w:style w:type="paragraph" w:customStyle="1" w:styleId="BodyList">
    <w:name w:val="Body List"/>
    <w:basedOn w:val="Body"/>
    <w:qFormat/>
    <w:rsid w:val="00446896"/>
    <w:pPr>
      <w:numPr>
        <w:numId w:val="45"/>
      </w:numPr>
      <w:tabs>
        <w:tab w:val="clear" w:pos="720"/>
      </w:tabs>
      <w:spacing w:before="0" w:after="0"/>
      <w:ind w:left="0" w:firstLine="0"/>
    </w:pPr>
  </w:style>
  <w:style w:type="paragraph" w:customStyle="1" w:styleId="Tablebullet21">
    <w:name w:val="Table bullet 2"/>
    <w:basedOn w:val="Normal"/>
    <w:qFormat/>
    <w:rsid w:val="00446896"/>
    <w:pPr>
      <w:tabs>
        <w:tab w:val="left" w:pos="720"/>
        <w:tab w:val="left" w:pos="1962"/>
        <w:tab w:val="left" w:pos="1964"/>
        <w:tab w:val="center" w:pos="4513"/>
      </w:tabs>
      <w:suppressAutoHyphens/>
      <w:spacing w:before="40" w:after="60"/>
      <w:jc w:val="both"/>
    </w:pPr>
    <w:rPr>
      <w:rFonts w:ascii="Arial" w:eastAsia="Times" w:hAnsi="Arial" w:cs="Arial"/>
      <w:color w:val="000000"/>
      <w:sz w:val="16"/>
      <w:szCs w:val="20"/>
      <w:lang w:val="en-US" w:eastAsia="zh-TW"/>
    </w:rPr>
  </w:style>
  <w:style w:type="paragraph" w:customStyle="1" w:styleId="Bulletlevel3">
    <w:name w:val="Bullet level 3"/>
    <w:basedOn w:val="Bodycopy0"/>
    <w:qFormat/>
    <w:rsid w:val="00446896"/>
    <w:pPr>
      <w:tabs>
        <w:tab w:val="clear" w:pos="1962"/>
        <w:tab w:val="clear" w:pos="1964"/>
        <w:tab w:val="clear" w:pos="4513"/>
        <w:tab w:val="num" w:pos="360"/>
      </w:tabs>
      <w:suppressAutoHyphens/>
      <w:spacing w:before="0" w:line="260" w:lineRule="atLeast"/>
    </w:pPr>
    <w:rPr>
      <w:rFonts w:eastAsia="Times" w:cs="Times New Roman"/>
      <w:bCs/>
      <w:color w:val="000000"/>
      <w:sz w:val="21"/>
      <w:lang w:val="en-US"/>
    </w:rPr>
  </w:style>
  <w:style w:type="paragraph" w:customStyle="1" w:styleId="Bulletlevel4">
    <w:name w:val="Bullet level 4"/>
    <w:basedOn w:val="Bodycopy0"/>
    <w:qFormat/>
    <w:rsid w:val="00446896"/>
    <w:pPr>
      <w:tabs>
        <w:tab w:val="clear" w:pos="1962"/>
        <w:tab w:val="clear" w:pos="1964"/>
        <w:tab w:val="clear" w:pos="4513"/>
        <w:tab w:val="num" w:pos="360"/>
      </w:tabs>
      <w:suppressAutoHyphens/>
      <w:spacing w:before="0" w:line="260" w:lineRule="atLeast"/>
    </w:pPr>
    <w:rPr>
      <w:rFonts w:eastAsia="Times" w:cs="Times New Roman"/>
      <w:bCs/>
      <w:color w:val="000000"/>
      <w:sz w:val="21"/>
      <w:lang w:val="en-US"/>
    </w:rPr>
  </w:style>
  <w:style w:type="paragraph" w:customStyle="1" w:styleId="Bulletlevel5">
    <w:name w:val="Bullet level 5"/>
    <w:basedOn w:val="Bodycopy0"/>
    <w:rsid w:val="00446896"/>
    <w:pPr>
      <w:tabs>
        <w:tab w:val="clear" w:pos="1962"/>
        <w:tab w:val="clear" w:pos="1964"/>
        <w:tab w:val="clear" w:pos="4513"/>
        <w:tab w:val="num" w:pos="360"/>
      </w:tabs>
      <w:suppressAutoHyphens/>
      <w:spacing w:before="0" w:line="260" w:lineRule="atLeast"/>
    </w:pPr>
    <w:rPr>
      <w:rFonts w:eastAsia="Times" w:cs="Times New Roman"/>
      <w:bCs/>
      <w:color w:val="000000"/>
      <w:sz w:val="21"/>
      <w:lang w:val="en-US"/>
    </w:rPr>
  </w:style>
  <w:style w:type="paragraph" w:customStyle="1" w:styleId="Bulletlevel6">
    <w:name w:val="Bullet level 6"/>
    <w:basedOn w:val="Bodycopy0"/>
    <w:rsid w:val="00446896"/>
    <w:pPr>
      <w:tabs>
        <w:tab w:val="clear" w:pos="1962"/>
        <w:tab w:val="clear" w:pos="1964"/>
        <w:tab w:val="clear" w:pos="4513"/>
        <w:tab w:val="num" w:pos="360"/>
      </w:tabs>
      <w:suppressAutoHyphens/>
      <w:spacing w:before="0" w:line="260" w:lineRule="atLeast"/>
    </w:pPr>
    <w:rPr>
      <w:rFonts w:eastAsia="Times" w:cs="Times New Roman"/>
      <w:bCs/>
      <w:color w:val="000000"/>
      <w:sz w:val="21"/>
      <w:lang w:val="en-US"/>
    </w:rPr>
  </w:style>
  <w:style w:type="paragraph" w:customStyle="1" w:styleId="Bulletlevel7">
    <w:name w:val="Bullet level 7"/>
    <w:basedOn w:val="Bodycopy0"/>
    <w:rsid w:val="00446896"/>
    <w:pPr>
      <w:tabs>
        <w:tab w:val="clear" w:pos="1962"/>
        <w:tab w:val="clear" w:pos="1964"/>
        <w:tab w:val="clear" w:pos="4513"/>
        <w:tab w:val="num" w:pos="360"/>
      </w:tabs>
      <w:suppressAutoHyphens/>
      <w:spacing w:before="0" w:line="260" w:lineRule="atLeast"/>
    </w:pPr>
    <w:rPr>
      <w:rFonts w:eastAsia="Times" w:cs="Times New Roman"/>
      <w:bCs/>
      <w:color w:val="000000"/>
      <w:sz w:val="21"/>
      <w:lang w:val="en-US"/>
    </w:rPr>
  </w:style>
  <w:style w:type="paragraph" w:customStyle="1" w:styleId="Bulletlevel8">
    <w:name w:val="Bullet level 8"/>
    <w:basedOn w:val="Bodycopy0"/>
    <w:rsid w:val="00446896"/>
    <w:pPr>
      <w:tabs>
        <w:tab w:val="clear" w:pos="1962"/>
        <w:tab w:val="clear" w:pos="1964"/>
        <w:tab w:val="clear" w:pos="4513"/>
        <w:tab w:val="num" w:pos="360"/>
      </w:tabs>
      <w:suppressAutoHyphens/>
      <w:spacing w:before="0" w:line="260" w:lineRule="atLeast"/>
      <w:ind w:left="1383" w:hanging="173"/>
    </w:pPr>
    <w:rPr>
      <w:rFonts w:eastAsia="Times" w:cs="Times New Roman"/>
      <w:bCs/>
      <w:color w:val="000000"/>
      <w:sz w:val="21"/>
      <w:lang w:val="en-US"/>
    </w:rPr>
  </w:style>
  <w:style w:type="paragraph" w:customStyle="1" w:styleId="Bulletlevel9">
    <w:name w:val="Bullet level 9"/>
    <w:basedOn w:val="Bodycopy0"/>
    <w:rsid w:val="00446896"/>
    <w:pPr>
      <w:tabs>
        <w:tab w:val="clear" w:pos="1962"/>
        <w:tab w:val="clear" w:pos="1964"/>
        <w:tab w:val="clear" w:pos="4513"/>
        <w:tab w:val="num" w:pos="360"/>
      </w:tabs>
      <w:suppressAutoHyphens/>
      <w:spacing w:before="0" w:line="260" w:lineRule="atLeast"/>
    </w:pPr>
    <w:rPr>
      <w:rFonts w:eastAsia="Times" w:cs="Times New Roman"/>
      <w:bCs/>
      <w:color w:val="000000"/>
      <w:sz w:val="21"/>
      <w:lang w:val="en-US"/>
    </w:rPr>
  </w:style>
  <w:style w:type="paragraph" w:customStyle="1" w:styleId="appendixheader">
    <w:name w:val="appendix header"/>
    <w:basedOn w:val="Heading2"/>
    <w:qFormat/>
    <w:rsid w:val="00446896"/>
    <w:pPr>
      <w:keepLines/>
      <w:numPr>
        <w:numId w:val="35"/>
      </w:numPr>
      <w:tabs>
        <w:tab w:val="num" w:pos="720"/>
        <w:tab w:val="num" w:pos="1066"/>
      </w:tabs>
      <w:spacing w:before="120" w:after="360" w:line="240" w:lineRule="atLeast"/>
      <w:outlineLvl w:val="0"/>
    </w:pPr>
    <w:rPr>
      <w:rFonts w:eastAsia="MingLiU"/>
      <w:b w:val="0"/>
      <w:bCs/>
      <w:iCs w:val="0"/>
      <w:color w:val="1E1E1E" w:themeColor="text1"/>
      <w:sz w:val="48"/>
      <w:szCs w:val="48"/>
      <w:lang w:val="en-US"/>
    </w:rPr>
  </w:style>
  <w:style w:type="character" w:customStyle="1" w:styleId="UnresolvedMention1">
    <w:name w:val="Unresolved Mention1"/>
    <w:basedOn w:val="DefaultParagraphFont"/>
    <w:uiPriority w:val="99"/>
    <w:unhideWhenUsed/>
    <w:rsid w:val="00446896"/>
    <w:rPr>
      <w:color w:val="808080"/>
      <w:shd w:val="clear" w:color="auto" w:fill="E6E6E6"/>
    </w:rPr>
  </w:style>
  <w:style w:type="table" w:customStyle="1" w:styleId="Table3Deffects11">
    <w:name w:val="Table 3D effects 11"/>
    <w:basedOn w:val="TableNormal"/>
    <w:next w:val="Table3Deffects1"/>
    <w:semiHidden/>
    <w:rsid w:val="00446896"/>
    <w:pPr>
      <w:spacing w:after="0" w:line="240" w:lineRule="auto"/>
    </w:pPr>
    <w:rPr>
      <w:rFonts w:ascii="Verdana" w:eastAsia="Times New Roman" w:hAnsi="Verdana" w:cs="Times New Roman"/>
      <w:sz w:val="18"/>
      <w:szCs w:val="18"/>
      <w:lang w:val="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semiHidden/>
    <w:rsid w:val="00446896"/>
    <w:pPr>
      <w:spacing w:after="0" w:line="240" w:lineRule="auto"/>
    </w:pPr>
    <w:rPr>
      <w:rFonts w:ascii="Verdana" w:eastAsia="Times New Roman" w:hAnsi="Verdana" w:cs="Times New Roman"/>
      <w:sz w:val="18"/>
      <w:szCs w:val="18"/>
      <w:lang w:val="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semiHidden/>
    <w:rsid w:val="00446896"/>
    <w:pPr>
      <w:spacing w:after="0" w:line="240" w:lineRule="auto"/>
    </w:pPr>
    <w:rPr>
      <w:rFonts w:ascii="Verdana" w:eastAsia="Times New Roman" w:hAnsi="Verdana" w:cs="Times New Roman"/>
      <w:sz w:val="18"/>
      <w:szCs w:val="18"/>
      <w:lang w:val="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semiHidden/>
    <w:rsid w:val="00446896"/>
    <w:pPr>
      <w:spacing w:after="0" w:line="240" w:lineRule="auto"/>
    </w:pPr>
    <w:rPr>
      <w:rFonts w:ascii="Verdana" w:eastAsia="Times New Roman" w:hAnsi="Verdana" w:cs="Times New Roman"/>
      <w:sz w:val="18"/>
      <w:szCs w:val="18"/>
      <w:lang w:val="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semiHidden/>
    <w:rsid w:val="00446896"/>
    <w:pPr>
      <w:spacing w:after="0" w:line="240" w:lineRule="auto"/>
    </w:pPr>
    <w:rPr>
      <w:rFonts w:ascii="Verdana" w:eastAsia="Times New Roman" w:hAnsi="Verdana" w:cs="Times New Roman"/>
      <w:sz w:val="18"/>
      <w:szCs w:val="18"/>
      <w:lang w:val="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semiHidden/>
    <w:rsid w:val="00446896"/>
    <w:pPr>
      <w:spacing w:after="0" w:line="240" w:lineRule="auto"/>
    </w:pPr>
    <w:rPr>
      <w:rFonts w:ascii="Verdana" w:eastAsia="Times New Roman" w:hAnsi="Verdana" w:cs="Times New Roman"/>
      <w:color w:val="000080"/>
      <w:sz w:val="18"/>
      <w:szCs w:val="18"/>
      <w:lang w:val="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semiHidden/>
    <w:rsid w:val="00446896"/>
    <w:pPr>
      <w:spacing w:after="0" w:line="240" w:lineRule="auto"/>
    </w:pPr>
    <w:rPr>
      <w:rFonts w:ascii="Verdana" w:eastAsia="Times New Roman" w:hAnsi="Verdana" w:cs="Times New Roman"/>
      <w:sz w:val="18"/>
      <w:szCs w:val="18"/>
      <w:lang w:val="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semiHidden/>
    <w:rsid w:val="00446896"/>
    <w:pPr>
      <w:spacing w:after="0" w:line="240" w:lineRule="auto"/>
    </w:pPr>
    <w:rPr>
      <w:rFonts w:ascii="Verdana" w:eastAsia="Times New Roman" w:hAnsi="Verdana" w:cs="Times New Roman"/>
      <w:color w:val="FFFFFF"/>
      <w:sz w:val="18"/>
      <w:szCs w:val="18"/>
      <w:lang w:val="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semiHidden/>
    <w:rsid w:val="00446896"/>
    <w:pPr>
      <w:spacing w:after="0" w:line="240" w:lineRule="auto"/>
    </w:pPr>
    <w:rPr>
      <w:rFonts w:ascii="Verdana" w:eastAsia="Times New Roman" w:hAnsi="Verdana" w:cs="Times New Roman"/>
      <w:sz w:val="18"/>
      <w:szCs w:val="18"/>
      <w:lang w:val="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semiHidden/>
    <w:rsid w:val="00446896"/>
    <w:pPr>
      <w:spacing w:after="0" w:line="240" w:lineRule="auto"/>
    </w:pPr>
    <w:rPr>
      <w:rFonts w:ascii="Verdana" w:eastAsia="Times New Roman" w:hAnsi="Verdana" w:cs="Times New Roman"/>
      <w:sz w:val="18"/>
      <w:szCs w:val="18"/>
      <w:lang w:val="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semiHidden/>
    <w:rsid w:val="00446896"/>
    <w:pPr>
      <w:spacing w:after="0" w:line="240" w:lineRule="auto"/>
    </w:pPr>
    <w:rPr>
      <w:rFonts w:ascii="Verdana" w:eastAsia="Times New Roman" w:hAnsi="Verdana" w:cs="Times New Roman"/>
      <w:b/>
      <w:bCs/>
      <w:sz w:val="18"/>
      <w:szCs w:val="18"/>
      <w:lang w:val="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446896"/>
    <w:pPr>
      <w:spacing w:after="0" w:line="240" w:lineRule="auto"/>
    </w:pPr>
    <w:rPr>
      <w:rFonts w:ascii="Verdana" w:eastAsia="Times New Roman" w:hAnsi="Verdana" w:cs="Times New Roman"/>
      <w:b/>
      <w:bCs/>
      <w:sz w:val="18"/>
      <w:szCs w:val="18"/>
      <w:lang w:val="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semiHidden/>
    <w:rsid w:val="00446896"/>
    <w:pPr>
      <w:spacing w:after="0" w:line="240" w:lineRule="auto"/>
    </w:pPr>
    <w:rPr>
      <w:rFonts w:ascii="Verdana" w:eastAsia="Times New Roman" w:hAnsi="Verdana" w:cs="Times New Roman"/>
      <w:b/>
      <w:bCs/>
      <w:sz w:val="18"/>
      <w:szCs w:val="18"/>
      <w:lang w:val="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semiHidden/>
    <w:rsid w:val="00446896"/>
    <w:pPr>
      <w:spacing w:after="0" w:line="240" w:lineRule="auto"/>
    </w:pPr>
    <w:rPr>
      <w:rFonts w:ascii="Verdana" w:eastAsia="Times New Roman" w:hAnsi="Verdana" w:cs="Times New Roman"/>
      <w:sz w:val="18"/>
      <w:szCs w:val="18"/>
      <w:lang w:val="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semiHidden/>
    <w:rsid w:val="00446896"/>
    <w:pPr>
      <w:spacing w:after="0" w:line="240" w:lineRule="auto"/>
    </w:pPr>
    <w:rPr>
      <w:rFonts w:ascii="Verdana" w:eastAsia="Times New Roman" w:hAnsi="Verdana" w:cs="Times New Roman"/>
      <w:sz w:val="18"/>
      <w:szCs w:val="18"/>
      <w:lang w:val="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semiHidden/>
    <w:rsid w:val="00446896"/>
    <w:pPr>
      <w:spacing w:after="0" w:line="240" w:lineRule="auto"/>
    </w:pPr>
    <w:rPr>
      <w:rFonts w:ascii="Verdana" w:eastAsia="Times New Roman" w:hAnsi="Verdana" w:cs="Times New Roman"/>
      <w:sz w:val="18"/>
      <w:szCs w:val="18"/>
      <w:lang w:val="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semiHidden/>
    <w:rsid w:val="00446896"/>
    <w:pPr>
      <w:spacing w:after="0" w:line="240" w:lineRule="auto"/>
    </w:pPr>
    <w:rPr>
      <w:rFonts w:ascii="Verdana" w:eastAsia="Times New Roman" w:hAnsi="Verdana" w:cs="Times New Roman"/>
      <w:sz w:val="18"/>
      <w:szCs w:val="18"/>
      <w:lang w:val="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0"/>
    <w:semiHidden/>
    <w:rsid w:val="00446896"/>
    <w:pPr>
      <w:spacing w:after="0" w:line="240" w:lineRule="auto"/>
    </w:pPr>
    <w:rPr>
      <w:rFonts w:ascii="Verdana" w:eastAsia="Times New Roman" w:hAnsi="Verdana" w:cs="Times New Roman"/>
      <w:sz w:val="18"/>
      <w:szCs w:val="18"/>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0"/>
    <w:semiHidden/>
    <w:rsid w:val="00446896"/>
    <w:pPr>
      <w:spacing w:after="0" w:line="240" w:lineRule="auto"/>
    </w:pPr>
    <w:rPr>
      <w:rFonts w:ascii="Verdana" w:eastAsia="Times New Roman" w:hAnsi="Verdana" w:cs="Times New Roman"/>
      <w:sz w:val="18"/>
      <w:szCs w:val="18"/>
      <w:lang w:val="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semiHidden/>
    <w:rsid w:val="00446896"/>
    <w:pPr>
      <w:spacing w:after="0" w:line="240" w:lineRule="auto"/>
    </w:pPr>
    <w:rPr>
      <w:rFonts w:ascii="Verdana" w:eastAsia="Times New Roman" w:hAnsi="Verdana" w:cs="Times New Roman"/>
      <w:sz w:val="18"/>
      <w:szCs w:val="18"/>
      <w:lang w:val="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semiHidden/>
    <w:rsid w:val="00446896"/>
    <w:pPr>
      <w:spacing w:after="0" w:line="240" w:lineRule="auto"/>
    </w:pPr>
    <w:rPr>
      <w:rFonts w:ascii="Verdana" w:eastAsia="Times New Roman" w:hAnsi="Verdana" w:cs="Times New Roman"/>
      <w:sz w:val="18"/>
      <w:szCs w:val="18"/>
      <w:lang w:val="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semiHidden/>
    <w:rsid w:val="00446896"/>
    <w:pPr>
      <w:spacing w:after="0" w:line="240" w:lineRule="auto"/>
    </w:pPr>
    <w:rPr>
      <w:rFonts w:ascii="Verdana" w:eastAsia="Times New Roman" w:hAnsi="Verdana" w:cs="Times New Roman"/>
      <w:sz w:val="18"/>
      <w:szCs w:val="18"/>
      <w:lang w:val="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semiHidden/>
    <w:rsid w:val="00446896"/>
    <w:pPr>
      <w:spacing w:after="0" w:line="240" w:lineRule="auto"/>
    </w:pPr>
    <w:rPr>
      <w:rFonts w:ascii="Verdana" w:eastAsia="Times New Roman" w:hAnsi="Verdana" w:cs="Times New Roman"/>
      <w:sz w:val="18"/>
      <w:szCs w:val="18"/>
      <w:lang w:val="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semiHidden/>
    <w:rsid w:val="00446896"/>
    <w:pPr>
      <w:spacing w:after="0" w:line="240" w:lineRule="auto"/>
    </w:pPr>
    <w:rPr>
      <w:rFonts w:ascii="Verdana" w:eastAsia="Times New Roman" w:hAnsi="Verdana" w:cs="Times New Roman"/>
      <w:b/>
      <w:bCs/>
      <w:sz w:val="18"/>
      <w:szCs w:val="18"/>
      <w:lang w:val="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semiHidden/>
    <w:rsid w:val="00446896"/>
    <w:pPr>
      <w:spacing w:after="0" w:line="240" w:lineRule="auto"/>
    </w:pPr>
    <w:rPr>
      <w:rFonts w:ascii="Verdana" w:eastAsia="Times New Roman" w:hAnsi="Verdana" w:cs="Times New Roman"/>
      <w:sz w:val="18"/>
      <w:szCs w:val="18"/>
      <w:lang w:val="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semiHidden/>
    <w:rsid w:val="00446896"/>
    <w:pPr>
      <w:spacing w:after="0" w:line="240" w:lineRule="auto"/>
    </w:pPr>
    <w:rPr>
      <w:rFonts w:ascii="Verdana" w:eastAsia="Times New Roman" w:hAnsi="Verdana" w:cs="Times New Roman"/>
      <w:sz w:val="18"/>
      <w:szCs w:val="18"/>
      <w:lang w:val="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semiHidden/>
    <w:rsid w:val="00446896"/>
    <w:pPr>
      <w:spacing w:after="0" w:line="240" w:lineRule="auto"/>
    </w:pPr>
    <w:rPr>
      <w:rFonts w:ascii="Verdana" w:eastAsia="Times New Roman" w:hAnsi="Verdana" w:cs="Times New Roman"/>
      <w:sz w:val="18"/>
      <w:szCs w:val="18"/>
      <w:lang w:val="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semiHidden/>
    <w:rsid w:val="00446896"/>
    <w:pPr>
      <w:spacing w:after="0" w:line="240" w:lineRule="auto"/>
    </w:pPr>
    <w:rPr>
      <w:rFonts w:ascii="Verdana" w:eastAsia="Times New Roman" w:hAnsi="Verdana" w:cs="Times New Roman"/>
      <w:sz w:val="18"/>
      <w:szCs w:val="18"/>
      <w:lang w:val="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semiHidden/>
    <w:rsid w:val="00446896"/>
    <w:pPr>
      <w:spacing w:after="0" w:line="240" w:lineRule="auto"/>
    </w:pPr>
    <w:rPr>
      <w:rFonts w:ascii="Verdana" w:eastAsia="Times New Roman" w:hAnsi="Verdana" w:cs="Times New Roman"/>
      <w:sz w:val="18"/>
      <w:szCs w:val="18"/>
      <w:lang w:val="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semiHidden/>
    <w:rsid w:val="00446896"/>
    <w:pPr>
      <w:spacing w:after="0" w:line="240" w:lineRule="auto"/>
    </w:pPr>
    <w:rPr>
      <w:rFonts w:ascii="Verdana" w:eastAsia="Times New Roman" w:hAnsi="Verdana" w:cs="Times New Roman"/>
      <w:sz w:val="18"/>
      <w:szCs w:val="18"/>
      <w:lang w:val="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semiHidden/>
    <w:rsid w:val="00446896"/>
    <w:pPr>
      <w:spacing w:after="0" w:line="240" w:lineRule="auto"/>
    </w:pPr>
    <w:rPr>
      <w:rFonts w:ascii="Verdana" w:eastAsia="Times New Roman" w:hAnsi="Verdana" w:cs="Times New Roman"/>
      <w:sz w:val="18"/>
      <w:szCs w:val="18"/>
      <w:lang w:val="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semiHidden/>
    <w:rsid w:val="00446896"/>
    <w:pPr>
      <w:spacing w:after="0" w:line="240" w:lineRule="auto"/>
    </w:pPr>
    <w:rPr>
      <w:rFonts w:ascii="Verdana" w:eastAsia="Times New Roman" w:hAnsi="Verdana" w:cs="Times New Roman"/>
      <w:sz w:val="18"/>
      <w:szCs w:val="18"/>
      <w:lang w:val="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semiHidden/>
    <w:rsid w:val="00446896"/>
    <w:pPr>
      <w:spacing w:after="0" w:line="240" w:lineRule="auto"/>
    </w:pPr>
    <w:rPr>
      <w:rFonts w:ascii="Verdana" w:eastAsia="Times New Roman" w:hAnsi="Verdana" w:cs="Times New Roman"/>
      <w:sz w:val="18"/>
      <w:szCs w:val="18"/>
      <w:lang w:val="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semiHidden/>
    <w:rsid w:val="00446896"/>
    <w:pPr>
      <w:spacing w:after="0" w:line="240" w:lineRule="auto"/>
    </w:pPr>
    <w:rPr>
      <w:rFonts w:ascii="Verdana" w:eastAsia="Times New Roman" w:hAnsi="Verdana" w:cs="Times New Roman"/>
      <w:sz w:val="18"/>
      <w:szCs w:val="18"/>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semiHidden/>
    <w:rsid w:val="00446896"/>
    <w:pPr>
      <w:spacing w:after="0" w:line="240" w:lineRule="auto"/>
    </w:pPr>
    <w:rPr>
      <w:rFonts w:ascii="Verdana" w:eastAsia="Times New Roman" w:hAnsi="Verdana" w:cs="Times New Roman"/>
      <w:sz w:val="18"/>
      <w:szCs w:val="18"/>
      <w:lang w:val="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semiHidden/>
    <w:rsid w:val="00446896"/>
    <w:pPr>
      <w:spacing w:after="0" w:line="240" w:lineRule="auto"/>
    </w:pPr>
    <w:rPr>
      <w:rFonts w:ascii="Verdana" w:eastAsia="Times New Roman" w:hAnsi="Verdana" w:cs="Times New Roman"/>
      <w:sz w:val="18"/>
      <w:szCs w:val="18"/>
      <w:lang w:val="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semiHidden/>
    <w:rsid w:val="00446896"/>
    <w:pPr>
      <w:spacing w:after="0" w:line="240" w:lineRule="auto"/>
    </w:pPr>
    <w:rPr>
      <w:rFonts w:ascii="Verdana" w:eastAsia="Times New Roman" w:hAnsi="Verdana" w:cs="Times New Roman"/>
      <w:sz w:val="18"/>
      <w:szCs w:val="18"/>
      <w:lang w:val="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semiHidden/>
    <w:rsid w:val="00446896"/>
    <w:pPr>
      <w:spacing w:after="0" w:line="240" w:lineRule="auto"/>
    </w:pPr>
    <w:rPr>
      <w:rFonts w:ascii="Verdana" w:eastAsia="Times New Roman" w:hAnsi="Verdana" w:cs="Times New Roman"/>
      <w:sz w:val="18"/>
      <w:szCs w:val="18"/>
      <w:lang w:val="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semiHidden/>
    <w:rsid w:val="00446896"/>
    <w:pPr>
      <w:spacing w:after="0" w:line="240" w:lineRule="auto"/>
    </w:pPr>
    <w:rPr>
      <w:rFonts w:ascii="Verdana" w:eastAsia="Times New Roman" w:hAnsi="Verdana" w:cs="Times New Roman"/>
      <w:sz w:val="18"/>
      <w:szCs w:val="18"/>
      <w:lang w:val="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semiHidden/>
    <w:rsid w:val="00446896"/>
    <w:pPr>
      <w:spacing w:after="0" w:line="240" w:lineRule="auto"/>
    </w:pPr>
    <w:rPr>
      <w:rFonts w:ascii="Verdana" w:eastAsia="Times New Roman" w:hAnsi="Verdana" w:cs="Times New Roman"/>
      <w:sz w:val="18"/>
      <w:szCs w:val="1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semiHidden/>
    <w:rsid w:val="00446896"/>
    <w:pPr>
      <w:spacing w:after="0" w:line="240" w:lineRule="auto"/>
    </w:pPr>
    <w:rPr>
      <w:rFonts w:ascii="Verdana" w:eastAsia="Times New Roman" w:hAnsi="Verdana" w:cs="Times New Roman"/>
      <w:sz w:val="18"/>
      <w:szCs w:val="18"/>
      <w:lang w:val="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semiHidden/>
    <w:rsid w:val="00446896"/>
    <w:pPr>
      <w:spacing w:after="0" w:line="240" w:lineRule="auto"/>
    </w:pPr>
    <w:rPr>
      <w:rFonts w:ascii="Verdana" w:eastAsia="Times New Roman" w:hAnsi="Verdana" w:cs="Times New Roman"/>
      <w:sz w:val="18"/>
      <w:szCs w:val="18"/>
      <w:lang w:val="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semiHidden/>
    <w:rsid w:val="00446896"/>
    <w:pPr>
      <w:spacing w:after="0" w:line="240" w:lineRule="auto"/>
    </w:pPr>
    <w:rPr>
      <w:rFonts w:ascii="Verdana" w:eastAsia="Times New Roman" w:hAnsi="Verdana" w:cs="Times New Roman"/>
      <w:sz w:val="18"/>
      <w:szCs w:val="18"/>
      <w:lang w:val="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Deloittetable2">
    <w:name w:val="Deloitte table2"/>
    <w:basedOn w:val="TableNormal"/>
    <w:uiPriority w:val="99"/>
    <w:rsid w:val="00446896"/>
    <w:pPr>
      <w:spacing w:after="0" w:line="240" w:lineRule="auto"/>
    </w:pPr>
    <w:rPr>
      <w:rFonts w:eastAsia="MS Mincho"/>
      <w:sz w:val="17"/>
      <w:lang w:val="en-GB"/>
    </w:rPr>
    <w:tblPr>
      <w:tblInd w:w="0" w:type="nil"/>
      <w:tblBorders>
        <w:top w:val="single" w:sz="4" w:space="0" w:color="00A3E0"/>
        <w:bottom w:val="single" w:sz="4" w:space="0" w:color="000000"/>
        <w:insideH w:val="single" w:sz="4" w:space="0" w:color="000000"/>
      </w:tblBorders>
      <w:tblCellMar>
        <w:top w:w="57" w:type="dxa"/>
        <w:left w:w="0" w:type="dxa"/>
        <w:bottom w:w="57" w:type="dxa"/>
        <w:right w:w="0" w:type="dxa"/>
      </w:tblCellMar>
    </w:tblPr>
    <w:tblStylePr w:type="firstRow">
      <w:tblPr/>
      <w:tcPr>
        <w:tcBorders>
          <w:top w:val="single" w:sz="24" w:space="0" w:color="00A3E0"/>
        </w:tcBorders>
      </w:tcPr>
    </w:tblStylePr>
  </w:style>
  <w:style w:type="table" w:customStyle="1" w:styleId="GridTable41">
    <w:name w:val="Grid Table 41"/>
    <w:basedOn w:val="TableNormal"/>
    <w:next w:val="GridTable4"/>
    <w:uiPriority w:val="49"/>
    <w:rsid w:val="00446896"/>
    <w:pPr>
      <w:spacing w:after="0" w:line="240" w:lineRule="auto"/>
    </w:pPr>
    <w:rPr>
      <w:rFonts w:ascii="Verdana" w:eastAsia="Times New Roman" w:hAnsi="Verdana" w:cs="Times New Roman"/>
      <w:sz w:val="18"/>
      <w:szCs w:val="18"/>
      <w:lang w:val="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Deloittetable11">
    <w:name w:val="Deloitte table11"/>
    <w:basedOn w:val="TableNormal"/>
    <w:uiPriority w:val="99"/>
    <w:rsid w:val="00446896"/>
    <w:pPr>
      <w:spacing w:after="0" w:line="240" w:lineRule="auto"/>
    </w:pPr>
    <w:rPr>
      <w:rFonts w:ascii="Verdana" w:eastAsia="Verdana" w:hAnsi="Verdana" w:cs="Times New Roman"/>
      <w:sz w:val="17"/>
      <w:lang w:val="en-GB"/>
    </w:rPr>
    <w:tblPr>
      <w:tblInd w:w="0" w:type="nil"/>
      <w:tblBorders>
        <w:top w:val="single" w:sz="4" w:space="0" w:color="00A3E0"/>
        <w:bottom w:val="single" w:sz="4" w:space="0" w:color="000000"/>
        <w:insideH w:val="single" w:sz="4" w:space="0" w:color="000000"/>
      </w:tblBorders>
      <w:tblCellMar>
        <w:top w:w="57" w:type="dxa"/>
        <w:left w:w="0" w:type="dxa"/>
        <w:bottom w:w="57" w:type="dxa"/>
        <w:right w:w="0" w:type="dxa"/>
      </w:tblCellMar>
    </w:tblPr>
    <w:tblStylePr w:type="firstRow">
      <w:tblPr/>
      <w:tcPr>
        <w:tcBorders>
          <w:top w:val="single" w:sz="24" w:space="0" w:color="00A3E0"/>
        </w:tcBorders>
      </w:tcPr>
    </w:tblStylePr>
  </w:style>
  <w:style w:type="table" w:customStyle="1" w:styleId="DeloitteBasicMidBlue1">
    <w:name w:val="Deloitte Basic – Mid Blue1"/>
    <w:basedOn w:val="TableNormal"/>
    <w:uiPriority w:val="99"/>
    <w:qFormat/>
    <w:rsid w:val="00446896"/>
    <w:pPr>
      <w:spacing w:after="0" w:line="240" w:lineRule="auto"/>
    </w:pPr>
    <w:rPr>
      <w:rFonts w:ascii="Arial" w:eastAsia="Times" w:hAnsi="Arial" w:cs="Times New Roman"/>
      <w:sz w:val="20"/>
      <w:szCs w:val="20"/>
      <w:lang w:val="en-US"/>
    </w:rPr>
    <w:tblPr>
      <w:tblInd w:w="72" w:type="dxa"/>
      <w:tblBorders>
        <w:bottom w:val="single" w:sz="4" w:space="0" w:color="00A1DE"/>
        <w:insideH w:val="single" w:sz="4" w:space="0" w:color="00A1DE"/>
      </w:tblBorders>
      <w:tblCellMar>
        <w:left w:w="72" w:type="dxa"/>
        <w:right w:w="72" w:type="dxa"/>
      </w:tblCellMar>
    </w:tblPr>
    <w:trPr>
      <w:cantSplit/>
    </w:trPr>
    <w:tblStylePr w:type="firstRow">
      <w:pPr>
        <w:jc w:val="left"/>
      </w:pPr>
      <w:tblPr/>
      <w:trPr>
        <w:tblHeader/>
      </w:trPr>
      <w:tcPr>
        <w:tcBorders>
          <w:top w:val="nil"/>
          <w:left w:val="nil"/>
          <w:bottom w:val="nil"/>
          <w:right w:val="nil"/>
          <w:insideH w:val="nil"/>
          <w:insideV w:val="nil"/>
          <w:tl2br w:val="nil"/>
          <w:tr2bl w:val="nil"/>
        </w:tcBorders>
        <w:shd w:val="clear" w:color="auto" w:fill="00A1DE"/>
        <w:vAlign w:val="bottom"/>
      </w:tcPr>
    </w:tblStylePr>
  </w:style>
  <w:style w:type="numbering" w:customStyle="1" w:styleId="1111111">
    <w:name w:val="1 / 1.1 / 1.1.11"/>
    <w:basedOn w:val="NoList"/>
    <w:next w:val="NoList"/>
    <w:semiHidden/>
    <w:rsid w:val="00446896"/>
    <w:pPr>
      <w:numPr>
        <w:numId w:val="44"/>
      </w:numPr>
    </w:pPr>
  </w:style>
  <w:style w:type="numbering" w:customStyle="1" w:styleId="1ai1">
    <w:name w:val="1 / a / i1"/>
    <w:basedOn w:val="NoList"/>
    <w:next w:val="NoList"/>
    <w:semiHidden/>
    <w:rsid w:val="00446896"/>
    <w:pPr>
      <w:numPr>
        <w:numId w:val="37"/>
      </w:numPr>
    </w:pPr>
  </w:style>
  <w:style w:type="numbering" w:customStyle="1" w:styleId="ArticleSection1">
    <w:name w:val="Article / Section1"/>
    <w:basedOn w:val="NoList"/>
    <w:next w:val="NoList"/>
    <w:semiHidden/>
    <w:rsid w:val="00446896"/>
    <w:pPr>
      <w:numPr>
        <w:numId w:val="32"/>
      </w:numPr>
    </w:pPr>
  </w:style>
  <w:style w:type="table" w:customStyle="1" w:styleId="Table3Deffects12">
    <w:name w:val="Table 3D effects 12"/>
    <w:basedOn w:val="TableNormal"/>
    <w:next w:val="Table3Deffects1"/>
    <w:semiHidden/>
    <w:rsid w:val="00446896"/>
    <w:pPr>
      <w:spacing w:after="0" w:line="240" w:lineRule="auto"/>
    </w:pPr>
    <w:rPr>
      <w:rFonts w:ascii="Verdana" w:eastAsia="Times New Roman" w:hAnsi="Verdana" w:cs="Times New Roman"/>
      <w:sz w:val="18"/>
      <w:szCs w:val="18"/>
      <w:lang w:val="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
    <w:name w:val="Table 3D effects 22"/>
    <w:basedOn w:val="TableNormal"/>
    <w:next w:val="Table3Deffects2"/>
    <w:semiHidden/>
    <w:rsid w:val="00446896"/>
    <w:pPr>
      <w:spacing w:after="0" w:line="240" w:lineRule="auto"/>
    </w:pPr>
    <w:rPr>
      <w:rFonts w:ascii="Verdana" w:eastAsia="Times New Roman" w:hAnsi="Verdana" w:cs="Times New Roman"/>
      <w:sz w:val="18"/>
      <w:szCs w:val="18"/>
      <w:lang w:val="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
    <w:name w:val="Table 3D effects 32"/>
    <w:basedOn w:val="TableNormal"/>
    <w:next w:val="Table3Deffects3"/>
    <w:semiHidden/>
    <w:rsid w:val="00446896"/>
    <w:pPr>
      <w:spacing w:after="0" w:line="240" w:lineRule="auto"/>
    </w:pPr>
    <w:rPr>
      <w:rFonts w:ascii="Verdana" w:eastAsia="Times New Roman" w:hAnsi="Verdana" w:cs="Times New Roman"/>
      <w:sz w:val="18"/>
      <w:szCs w:val="18"/>
      <w:lang w:val="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eNormal"/>
    <w:next w:val="TableClassic1"/>
    <w:semiHidden/>
    <w:rsid w:val="00446896"/>
    <w:pPr>
      <w:spacing w:after="0" w:line="240" w:lineRule="auto"/>
    </w:pPr>
    <w:rPr>
      <w:rFonts w:ascii="Verdana" w:eastAsia="Times New Roman" w:hAnsi="Verdana" w:cs="Times New Roman"/>
      <w:sz w:val="18"/>
      <w:szCs w:val="18"/>
      <w:lang w:val="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eNormal"/>
    <w:next w:val="TableClassic2"/>
    <w:semiHidden/>
    <w:rsid w:val="00446896"/>
    <w:pPr>
      <w:spacing w:after="0" w:line="240" w:lineRule="auto"/>
    </w:pPr>
    <w:rPr>
      <w:rFonts w:ascii="Verdana" w:eastAsia="Times New Roman" w:hAnsi="Verdana" w:cs="Times New Roman"/>
      <w:sz w:val="18"/>
      <w:szCs w:val="18"/>
      <w:lang w:val="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semiHidden/>
    <w:rsid w:val="00446896"/>
    <w:pPr>
      <w:spacing w:after="0" w:line="240" w:lineRule="auto"/>
    </w:pPr>
    <w:rPr>
      <w:rFonts w:ascii="Verdana" w:eastAsia="Times New Roman" w:hAnsi="Verdana" w:cs="Times New Roman"/>
      <w:color w:val="000080"/>
      <w:sz w:val="18"/>
      <w:szCs w:val="18"/>
      <w:lang w:val="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next w:val="TableClassic4"/>
    <w:semiHidden/>
    <w:rsid w:val="00446896"/>
    <w:pPr>
      <w:spacing w:after="0" w:line="240" w:lineRule="auto"/>
    </w:pPr>
    <w:rPr>
      <w:rFonts w:ascii="Verdana" w:eastAsia="Times New Roman" w:hAnsi="Verdana" w:cs="Times New Roman"/>
      <w:sz w:val="18"/>
      <w:szCs w:val="18"/>
      <w:lang w:val="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next w:val="TableColorful1"/>
    <w:semiHidden/>
    <w:rsid w:val="00446896"/>
    <w:pPr>
      <w:spacing w:after="0" w:line="240" w:lineRule="auto"/>
    </w:pPr>
    <w:rPr>
      <w:rFonts w:ascii="Verdana" w:eastAsia="Times New Roman" w:hAnsi="Verdana" w:cs="Times New Roman"/>
      <w:color w:val="FFFFFF"/>
      <w:sz w:val="18"/>
      <w:szCs w:val="18"/>
      <w:lang w:val="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
    <w:name w:val="Table Colorful 22"/>
    <w:basedOn w:val="TableNormal"/>
    <w:next w:val="TableColorful2"/>
    <w:semiHidden/>
    <w:rsid w:val="00446896"/>
    <w:pPr>
      <w:spacing w:after="0" w:line="240" w:lineRule="auto"/>
    </w:pPr>
    <w:rPr>
      <w:rFonts w:ascii="Verdana" w:eastAsia="Times New Roman" w:hAnsi="Verdana" w:cs="Times New Roman"/>
      <w:sz w:val="18"/>
      <w:szCs w:val="18"/>
      <w:lang w:val="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next w:val="TableColorful3"/>
    <w:semiHidden/>
    <w:rsid w:val="00446896"/>
    <w:pPr>
      <w:spacing w:after="0" w:line="240" w:lineRule="auto"/>
    </w:pPr>
    <w:rPr>
      <w:rFonts w:ascii="Verdana" w:eastAsia="Times New Roman" w:hAnsi="Verdana" w:cs="Times New Roman"/>
      <w:sz w:val="18"/>
      <w:szCs w:val="18"/>
      <w:lang w:val="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
    <w:name w:val="Table Columns 12"/>
    <w:basedOn w:val="TableNormal"/>
    <w:next w:val="TableColumns1"/>
    <w:semiHidden/>
    <w:rsid w:val="00446896"/>
    <w:pPr>
      <w:spacing w:after="0" w:line="240" w:lineRule="auto"/>
    </w:pPr>
    <w:rPr>
      <w:rFonts w:ascii="Verdana" w:eastAsia="Times New Roman" w:hAnsi="Verdana" w:cs="Times New Roman"/>
      <w:b/>
      <w:bCs/>
      <w:sz w:val="18"/>
      <w:szCs w:val="18"/>
      <w:lang w:val="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
    <w:name w:val="Table Columns 22"/>
    <w:basedOn w:val="TableNormal"/>
    <w:next w:val="TableColumns2"/>
    <w:semiHidden/>
    <w:rsid w:val="00446896"/>
    <w:pPr>
      <w:spacing w:after="0" w:line="240" w:lineRule="auto"/>
    </w:pPr>
    <w:rPr>
      <w:rFonts w:ascii="Verdana" w:eastAsia="Times New Roman" w:hAnsi="Verdana" w:cs="Times New Roman"/>
      <w:b/>
      <w:bCs/>
      <w:sz w:val="18"/>
      <w:szCs w:val="18"/>
      <w:lang w:val="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
    <w:name w:val="Table Columns 32"/>
    <w:basedOn w:val="TableNormal"/>
    <w:next w:val="TableColumns3"/>
    <w:semiHidden/>
    <w:rsid w:val="00446896"/>
    <w:pPr>
      <w:spacing w:after="0" w:line="240" w:lineRule="auto"/>
    </w:pPr>
    <w:rPr>
      <w:rFonts w:ascii="Verdana" w:eastAsia="Times New Roman" w:hAnsi="Verdana" w:cs="Times New Roman"/>
      <w:b/>
      <w:bCs/>
      <w:sz w:val="18"/>
      <w:szCs w:val="18"/>
      <w:lang w:val="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next w:val="TableColumns4"/>
    <w:semiHidden/>
    <w:rsid w:val="00446896"/>
    <w:pPr>
      <w:spacing w:after="0" w:line="240" w:lineRule="auto"/>
    </w:pPr>
    <w:rPr>
      <w:rFonts w:ascii="Verdana" w:eastAsia="Times New Roman" w:hAnsi="Verdana" w:cs="Times New Roman"/>
      <w:sz w:val="18"/>
      <w:szCs w:val="18"/>
      <w:lang w:val="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
    <w:name w:val="Table Columns 52"/>
    <w:basedOn w:val="TableNormal"/>
    <w:next w:val="TableColumns5"/>
    <w:semiHidden/>
    <w:rsid w:val="00446896"/>
    <w:pPr>
      <w:spacing w:after="0" w:line="240" w:lineRule="auto"/>
    </w:pPr>
    <w:rPr>
      <w:rFonts w:ascii="Verdana" w:eastAsia="Times New Roman" w:hAnsi="Verdana" w:cs="Times New Roman"/>
      <w:sz w:val="18"/>
      <w:szCs w:val="18"/>
      <w:lang w:val="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2">
    <w:name w:val="Table Contemporary2"/>
    <w:basedOn w:val="TableNormal"/>
    <w:next w:val="TableContemporary"/>
    <w:semiHidden/>
    <w:rsid w:val="00446896"/>
    <w:pPr>
      <w:spacing w:after="0" w:line="240" w:lineRule="auto"/>
    </w:pPr>
    <w:rPr>
      <w:rFonts w:ascii="Verdana" w:eastAsia="Times New Roman" w:hAnsi="Verdana" w:cs="Times New Roman"/>
      <w:sz w:val="18"/>
      <w:szCs w:val="18"/>
      <w:lang w:val="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
    <w:name w:val="Table Elegant2"/>
    <w:basedOn w:val="TableNormal"/>
    <w:next w:val="TableElegant"/>
    <w:semiHidden/>
    <w:rsid w:val="00446896"/>
    <w:pPr>
      <w:spacing w:after="0" w:line="240" w:lineRule="auto"/>
    </w:pPr>
    <w:rPr>
      <w:rFonts w:ascii="Verdana" w:eastAsia="Times New Roman" w:hAnsi="Verdana" w:cs="Times New Roman"/>
      <w:sz w:val="18"/>
      <w:szCs w:val="18"/>
      <w:lang w:val="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2">
    <w:name w:val="Table Grid 12"/>
    <w:basedOn w:val="TableNormal"/>
    <w:next w:val="TableGrid10"/>
    <w:semiHidden/>
    <w:rsid w:val="00446896"/>
    <w:pPr>
      <w:spacing w:after="0" w:line="240" w:lineRule="auto"/>
    </w:pPr>
    <w:rPr>
      <w:rFonts w:ascii="Verdana" w:eastAsia="Times New Roman" w:hAnsi="Verdana" w:cs="Times New Roman"/>
      <w:sz w:val="18"/>
      <w:szCs w:val="18"/>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2">
    <w:name w:val="Table Grid 22"/>
    <w:basedOn w:val="TableNormal"/>
    <w:next w:val="TableGrid20"/>
    <w:semiHidden/>
    <w:rsid w:val="00446896"/>
    <w:pPr>
      <w:spacing w:after="0" w:line="240" w:lineRule="auto"/>
    </w:pPr>
    <w:rPr>
      <w:rFonts w:ascii="Verdana" w:eastAsia="Times New Roman" w:hAnsi="Verdana" w:cs="Times New Roman"/>
      <w:sz w:val="18"/>
      <w:szCs w:val="18"/>
      <w:lang w:val="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2">
    <w:name w:val="Table Grid 32"/>
    <w:basedOn w:val="TableNormal"/>
    <w:next w:val="TableGrid3"/>
    <w:semiHidden/>
    <w:rsid w:val="00446896"/>
    <w:pPr>
      <w:spacing w:after="0" w:line="240" w:lineRule="auto"/>
    </w:pPr>
    <w:rPr>
      <w:rFonts w:ascii="Verdana" w:eastAsia="Times New Roman" w:hAnsi="Verdana" w:cs="Times New Roman"/>
      <w:sz w:val="18"/>
      <w:szCs w:val="18"/>
      <w:lang w:val="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
    <w:name w:val="Table Grid 42"/>
    <w:basedOn w:val="TableNormal"/>
    <w:next w:val="TableGrid4"/>
    <w:semiHidden/>
    <w:rsid w:val="00446896"/>
    <w:pPr>
      <w:spacing w:after="0" w:line="240" w:lineRule="auto"/>
    </w:pPr>
    <w:rPr>
      <w:rFonts w:ascii="Verdana" w:eastAsia="Times New Roman" w:hAnsi="Verdana" w:cs="Times New Roman"/>
      <w:sz w:val="18"/>
      <w:szCs w:val="18"/>
      <w:lang w:val="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2">
    <w:name w:val="Table Grid 52"/>
    <w:basedOn w:val="TableNormal"/>
    <w:next w:val="TableGrid5"/>
    <w:semiHidden/>
    <w:rsid w:val="00446896"/>
    <w:pPr>
      <w:spacing w:after="0" w:line="240" w:lineRule="auto"/>
    </w:pPr>
    <w:rPr>
      <w:rFonts w:ascii="Verdana" w:eastAsia="Times New Roman" w:hAnsi="Verdana" w:cs="Times New Roman"/>
      <w:sz w:val="18"/>
      <w:szCs w:val="18"/>
      <w:lang w:val="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2">
    <w:name w:val="Table Grid 62"/>
    <w:basedOn w:val="TableNormal"/>
    <w:next w:val="TableGrid6"/>
    <w:semiHidden/>
    <w:rsid w:val="00446896"/>
    <w:pPr>
      <w:spacing w:after="0" w:line="240" w:lineRule="auto"/>
    </w:pPr>
    <w:rPr>
      <w:rFonts w:ascii="Verdana" w:eastAsia="Times New Roman" w:hAnsi="Verdana" w:cs="Times New Roman"/>
      <w:sz w:val="18"/>
      <w:szCs w:val="18"/>
      <w:lang w:val="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
    <w:name w:val="Table Grid 72"/>
    <w:basedOn w:val="TableNormal"/>
    <w:next w:val="TableGrid7"/>
    <w:semiHidden/>
    <w:rsid w:val="00446896"/>
    <w:pPr>
      <w:spacing w:after="0" w:line="240" w:lineRule="auto"/>
    </w:pPr>
    <w:rPr>
      <w:rFonts w:ascii="Verdana" w:eastAsia="Times New Roman" w:hAnsi="Verdana" w:cs="Times New Roman"/>
      <w:b/>
      <w:bCs/>
      <w:sz w:val="18"/>
      <w:szCs w:val="18"/>
      <w:lang w:val="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
    <w:name w:val="Table Grid 82"/>
    <w:basedOn w:val="TableNormal"/>
    <w:next w:val="TableGrid8"/>
    <w:semiHidden/>
    <w:rsid w:val="00446896"/>
    <w:pPr>
      <w:spacing w:after="0" w:line="240" w:lineRule="auto"/>
    </w:pPr>
    <w:rPr>
      <w:rFonts w:ascii="Verdana" w:eastAsia="Times New Roman" w:hAnsi="Verdana" w:cs="Times New Roman"/>
      <w:sz w:val="18"/>
      <w:szCs w:val="18"/>
      <w:lang w:val="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
    <w:name w:val="Table List 12"/>
    <w:basedOn w:val="TableNormal"/>
    <w:next w:val="TableList1"/>
    <w:semiHidden/>
    <w:rsid w:val="00446896"/>
    <w:pPr>
      <w:spacing w:after="0" w:line="240" w:lineRule="auto"/>
    </w:pPr>
    <w:rPr>
      <w:rFonts w:ascii="Verdana" w:eastAsia="Times New Roman" w:hAnsi="Verdana" w:cs="Times New Roman"/>
      <w:sz w:val="18"/>
      <w:szCs w:val="18"/>
      <w:lang w:val="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2">
    <w:name w:val="Table List 22"/>
    <w:basedOn w:val="TableNormal"/>
    <w:next w:val="TableList2"/>
    <w:semiHidden/>
    <w:rsid w:val="00446896"/>
    <w:pPr>
      <w:spacing w:after="0" w:line="240" w:lineRule="auto"/>
    </w:pPr>
    <w:rPr>
      <w:rFonts w:ascii="Verdana" w:eastAsia="Times New Roman" w:hAnsi="Verdana" w:cs="Times New Roman"/>
      <w:sz w:val="18"/>
      <w:szCs w:val="18"/>
      <w:lang w:val="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
    <w:name w:val="Table List 32"/>
    <w:basedOn w:val="TableNormal"/>
    <w:next w:val="TableList3"/>
    <w:semiHidden/>
    <w:rsid w:val="00446896"/>
    <w:pPr>
      <w:spacing w:after="0" w:line="240" w:lineRule="auto"/>
    </w:pPr>
    <w:rPr>
      <w:rFonts w:ascii="Verdana" w:eastAsia="Times New Roman" w:hAnsi="Verdana" w:cs="Times New Roman"/>
      <w:sz w:val="18"/>
      <w:szCs w:val="18"/>
      <w:lang w:val="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
    <w:name w:val="Table List 42"/>
    <w:basedOn w:val="TableNormal"/>
    <w:next w:val="TableList4"/>
    <w:semiHidden/>
    <w:rsid w:val="00446896"/>
    <w:pPr>
      <w:spacing w:after="0" w:line="240" w:lineRule="auto"/>
    </w:pPr>
    <w:rPr>
      <w:rFonts w:ascii="Verdana" w:eastAsia="Times New Roman" w:hAnsi="Verdana" w:cs="Times New Roman"/>
      <w:sz w:val="18"/>
      <w:szCs w:val="18"/>
      <w:lang w:val="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
    <w:name w:val="Table List 52"/>
    <w:basedOn w:val="TableNormal"/>
    <w:next w:val="TableList5"/>
    <w:semiHidden/>
    <w:rsid w:val="00446896"/>
    <w:pPr>
      <w:spacing w:after="0" w:line="240" w:lineRule="auto"/>
    </w:pPr>
    <w:rPr>
      <w:rFonts w:ascii="Verdana" w:eastAsia="Times New Roman" w:hAnsi="Verdana" w:cs="Times New Roman"/>
      <w:sz w:val="18"/>
      <w:szCs w:val="18"/>
      <w:lang w:val="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2">
    <w:name w:val="Table List 62"/>
    <w:basedOn w:val="TableNormal"/>
    <w:next w:val="TableList6"/>
    <w:semiHidden/>
    <w:rsid w:val="00446896"/>
    <w:pPr>
      <w:spacing w:after="0" w:line="240" w:lineRule="auto"/>
    </w:pPr>
    <w:rPr>
      <w:rFonts w:ascii="Verdana" w:eastAsia="Times New Roman" w:hAnsi="Verdana" w:cs="Times New Roman"/>
      <w:sz w:val="18"/>
      <w:szCs w:val="18"/>
      <w:lang w:val="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
    <w:name w:val="Table List 72"/>
    <w:basedOn w:val="TableNormal"/>
    <w:next w:val="TableList7"/>
    <w:semiHidden/>
    <w:rsid w:val="00446896"/>
    <w:pPr>
      <w:spacing w:after="0" w:line="240" w:lineRule="auto"/>
    </w:pPr>
    <w:rPr>
      <w:rFonts w:ascii="Verdana" w:eastAsia="Times New Roman" w:hAnsi="Verdana" w:cs="Times New Roman"/>
      <w:sz w:val="18"/>
      <w:szCs w:val="18"/>
      <w:lang w:val="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
    <w:name w:val="Table List 82"/>
    <w:basedOn w:val="TableNormal"/>
    <w:next w:val="TableList8"/>
    <w:semiHidden/>
    <w:rsid w:val="00446896"/>
    <w:pPr>
      <w:spacing w:after="0" w:line="240" w:lineRule="auto"/>
    </w:pPr>
    <w:rPr>
      <w:rFonts w:ascii="Verdana" w:eastAsia="Times New Roman" w:hAnsi="Verdana" w:cs="Times New Roman"/>
      <w:sz w:val="18"/>
      <w:szCs w:val="18"/>
      <w:lang w:val="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
    <w:name w:val="Table Professional2"/>
    <w:basedOn w:val="TableNormal"/>
    <w:next w:val="TableProfessional"/>
    <w:semiHidden/>
    <w:rsid w:val="00446896"/>
    <w:pPr>
      <w:spacing w:after="0" w:line="240" w:lineRule="auto"/>
    </w:pPr>
    <w:rPr>
      <w:rFonts w:ascii="Verdana" w:eastAsia="Times New Roman" w:hAnsi="Verdana" w:cs="Times New Roman"/>
      <w:sz w:val="18"/>
      <w:szCs w:val="18"/>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
    <w:name w:val="Table Simple 12"/>
    <w:basedOn w:val="TableNormal"/>
    <w:next w:val="TableSimple1"/>
    <w:semiHidden/>
    <w:rsid w:val="00446896"/>
    <w:pPr>
      <w:spacing w:after="0" w:line="240" w:lineRule="auto"/>
    </w:pPr>
    <w:rPr>
      <w:rFonts w:ascii="Verdana" w:eastAsia="Times New Roman" w:hAnsi="Verdana" w:cs="Times New Roman"/>
      <w:sz w:val="18"/>
      <w:szCs w:val="18"/>
      <w:lang w:val="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
    <w:name w:val="Table Simple 22"/>
    <w:basedOn w:val="TableNormal"/>
    <w:next w:val="TableSimple2"/>
    <w:semiHidden/>
    <w:rsid w:val="00446896"/>
    <w:pPr>
      <w:spacing w:after="0" w:line="240" w:lineRule="auto"/>
    </w:pPr>
    <w:rPr>
      <w:rFonts w:ascii="Verdana" w:eastAsia="Times New Roman" w:hAnsi="Verdana" w:cs="Times New Roman"/>
      <w:sz w:val="18"/>
      <w:szCs w:val="18"/>
      <w:lang w:val="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
    <w:name w:val="Table Simple 32"/>
    <w:basedOn w:val="TableNormal"/>
    <w:next w:val="TableSimple3"/>
    <w:semiHidden/>
    <w:rsid w:val="00446896"/>
    <w:pPr>
      <w:spacing w:after="0" w:line="240" w:lineRule="auto"/>
    </w:pPr>
    <w:rPr>
      <w:rFonts w:ascii="Verdana" w:eastAsia="Times New Roman" w:hAnsi="Verdana" w:cs="Times New Roman"/>
      <w:sz w:val="18"/>
      <w:szCs w:val="18"/>
      <w:lang w:val="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2">
    <w:name w:val="Table Subtle 12"/>
    <w:basedOn w:val="TableNormal"/>
    <w:next w:val="TableSubtle1"/>
    <w:semiHidden/>
    <w:rsid w:val="00446896"/>
    <w:pPr>
      <w:spacing w:after="0" w:line="240" w:lineRule="auto"/>
    </w:pPr>
    <w:rPr>
      <w:rFonts w:ascii="Verdana" w:eastAsia="Times New Roman" w:hAnsi="Verdana" w:cs="Times New Roman"/>
      <w:sz w:val="18"/>
      <w:szCs w:val="18"/>
      <w:lang w:val="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
    <w:name w:val="Table Subtle 22"/>
    <w:basedOn w:val="TableNormal"/>
    <w:next w:val="TableSubtle2"/>
    <w:semiHidden/>
    <w:rsid w:val="00446896"/>
    <w:pPr>
      <w:spacing w:after="0" w:line="240" w:lineRule="auto"/>
    </w:pPr>
    <w:rPr>
      <w:rFonts w:ascii="Verdana" w:eastAsia="Times New Roman" w:hAnsi="Verdana" w:cs="Times New Roman"/>
      <w:sz w:val="18"/>
      <w:szCs w:val="18"/>
      <w:lang w:val="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2">
    <w:name w:val="Table Theme2"/>
    <w:basedOn w:val="TableNormal"/>
    <w:next w:val="TableTheme"/>
    <w:semiHidden/>
    <w:rsid w:val="00446896"/>
    <w:pPr>
      <w:spacing w:after="0" w:line="240" w:lineRule="auto"/>
    </w:pPr>
    <w:rPr>
      <w:rFonts w:ascii="Verdana" w:eastAsia="Times New Roman" w:hAnsi="Verdana" w:cs="Times New Roman"/>
      <w:sz w:val="18"/>
      <w:szCs w:val="1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2">
    <w:name w:val="Table Web 12"/>
    <w:basedOn w:val="TableNormal"/>
    <w:next w:val="TableWeb1"/>
    <w:semiHidden/>
    <w:rsid w:val="00446896"/>
    <w:pPr>
      <w:spacing w:after="0" w:line="240" w:lineRule="auto"/>
    </w:pPr>
    <w:rPr>
      <w:rFonts w:ascii="Verdana" w:eastAsia="Times New Roman" w:hAnsi="Verdana" w:cs="Times New Roman"/>
      <w:sz w:val="18"/>
      <w:szCs w:val="18"/>
      <w:lang w:val="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2">
    <w:name w:val="Table Web 22"/>
    <w:basedOn w:val="TableNormal"/>
    <w:next w:val="TableWeb2"/>
    <w:semiHidden/>
    <w:rsid w:val="00446896"/>
    <w:pPr>
      <w:spacing w:after="0" w:line="240" w:lineRule="auto"/>
    </w:pPr>
    <w:rPr>
      <w:rFonts w:ascii="Verdana" w:eastAsia="Times New Roman" w:hAnsi="Verdana" w:cs="Times New Roman"/>
      <w:sz w:val="18"/>
      <w:szCs w:val="18"/>
      <w:lang w:val="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2">
    <w:name w:val="Table Web 32"/>
    <w:basedOn w:val="TableNormal"/>
    <w:next w:val="TableWeb3"/>
    <w:semiHidden/>
    <w:rsid w:val="00446896"/>
    <w:pPr>
      <w:spacing w:after="0" w:line="240" w:lineRule="auto"/>
    </w:pPr>
    <w:rPr>
      <w:rFonts w:ascii="Verdana" w:eastAsia="Times New Roman" w:hAnsi="Verdana" w:cs="Times New Roman"/>
      <w:sz w:val="18"/>
      <w:szCs w:val="18"/>
      <w:lang w:val="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Style32">
    <w:name w:val="Style32"/>
    <w:uiPriority w:val="99"/>
    <w:rsid w:val="00446896"/>
    <w:pPr>
      <w:numPr>
        <w:numId w:val="40"/>
      </w:numPr>
    </w:pPr>
  </w:style>
  <w:style w:type="numbering" w:customStyle="1" w:styleId="Style11">
    <w:name w:val="Style11"/>
    <w:uiPriority w:val="99"/>
    <w:rsid w:val="00446896"/>
    <w:pPr>
      <w:numPr>
        <w:numId w:val="41"/>
      </w:numPr>
    </w:pPr>
  </w:style>
  <w:style w:type="numbering" w:customStyle="1" w:styleId="List11">
    <w:name w:val="List 11"/>
    <w:uiPriority w:val="99"/>
    <w:rsid w:val="00446896"/>
    <w:pPr>
      <w:numPr>
        <w:numId w:val="42"/>
      </w:numPr>
    </w:pPr>
  </w:style>
  <w:style w:type="numbering" w:customStyle="1" w:styleId="Style23">
    <w:name w:val="Style23"/>
    <w:uiPriority w:val="99"/>
    <w:rsid w:val="00446896"/>
    <w:pPr>
      <w:numPr>
        <w:numId w:val="29"/>
      </w:numPr>
    </w:pPr>
  </w:style>
  <w:style w:type="numbering" w:customStyle="1" w:styleId="Style41">
    <w:name w:val="Style41"/>
    <w:uiPriority w:val="99"/>
    <w:rsid w:val="00446896"/>
    <w:pPr>
      <w:numPr>
        <w:numId w:val="31"/>
      </w:numPr>
    </w:pPr>
  </w:style>
  <w:style w:type="numbering" w:customStyle="1" w:styleId="Style52">
    <w:name w:val="Style52"/>
    <w:uiPriority w:val="99"/>
    <w:rsid w:val="00446896"/>
    <w:pPr>
      <w:numPr>
        <w:numId w:val="34"/>
      </w:numPr>
    </w:pPr>
  </w:style>
  <w:style w:type="table" w:customStyle="1" w:styleId="Deloittetable3">
    <w:name w:val="Deloitte table3"/>
    <w:basedOn w:val="TableNormal"/>
    <w:uiPriority w:val="99"/>
    <w:rsid w:val="00446896"/>
    <w:pPr>
      <w:spacing w:after="0" w:line="240" w:lineRule="auto"/>
    </w:pPr>
    <w:rPr>
      <w:rFonts w:eastAsia="MS Mincho"/>
      <w:sz w:val="17"/>
      <w:lang w:val="en-GB"/>
    </w:rPr>
    <w:tblPr>
      <w:tblInd w:w="0" w:type="nil"/>
      <w:tblBorders>
        <w:top w:val="single" w:sz="4" w:space="0" w:color="00A3E0"/>
        <w:bottom w:val="single" w:sz="4" w:space="0" w:color="000000"/>
        <w:insideH w:val="single" w:sz="4" w:space="0" w:color="000000"/>
      </w:tblBorders>
      <w:tblCellMar>
        <w:top w:w="57" w:type="dxa"/>
        <w:left w:w="0" w:type="dxa"/>
        <w:bottom w:w="57" w:type="dxa"/>
        <w:right w:w="0" w:type="dxa"/>
      </w:tblCellMar>
    </w:tblPr>
    <w:tblStylePr w:type="firstRow">
      <w:tblPr/>
      <w:tcPr>
        <w:tcBorders>
          <w:top w:val="single" w:sz="24" w:space="0" w:color="00A3E0"/>
        </w:tcBorders>
      </w:tcPr>
    </w:tblStylePr>
  </w:style>
  <w:style w:type="table" w:customStyle="1" w:styleId="GridTable42">
    <w:name w:val="Grid Table 42"/>
    <w:basedOn w:val="TableNormal"/>
    <w:next w:val="GridTable4"/>
    <w:uiPriority w:val="49"/>
    <w:rsid w:val="00446896"/>
    <w:pPr>
      <w:spacing w:after="0" w:line="240" w:lineRule="auto"/>
    </w:pPr>
    <w:rPr>
      <w:rFonts w:ascii="Verdana" w:eastAsia="Times New Roman" w:hAnsi="Verdana" w:cs="Times New Roman"/>
      <w:sz w:val="18"/>
      <w:szCs w:val="18"/>
      <w:lang w:val="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Deloittetable12">
    <w:name w:val="Deloitte table12"/>
    <w:basedOn w:val="TableNormal"/>
    <w:uiPriority w:val="99"/>
    <w:rsid w:val="00446896"/>
    <w:pPr>
      <w:spacing w:after="0" w:line="240" w:lineRule="auto"/>
    </w:pPr>
    <w:rPr>
      <w:rFonts w:ascii="Verdana" w:eastAsia="Verdana" w:hAnsi="Verdana" w:cs="Times New Roman"/>
      <w:sz w:val="17"/>
      <w:lang w:val="en-GB"/>
    </w:rPr>
    <w:tblPr>
      <w:tblInd w:w="0" w:type="nil"/>
      <w:tblBorders>
        <w:top w:val="single" w:sz="4" w:space="0" w:color="00A3E0"/>
        <w:bottom w:val="single" w:sz="4" w:space="0" w:color="000000"/>
        <w:insideH w:val="single" w:sz="4" w:space="0" w:color="000000"/>
      </w:tblBorders>
      <w:tblCellMar>
        <w:top w:w="57" w:type="dxa"/>
        <w:left w:w="0" w:type="dxa"/>
        <w:bottom w:w="57" w:type="dxa"/>
        <w:right w:w="0" w:type="dxa"/>
      </w:tblCellMar>
    </w:tblPr>
    <w:tblStylePr w:type="firstRow">
      <w:tblPr/>
      <w:tcPr>
        <w:tcBorders>
          <w:top w:val="single" w:sz="24" w:space="0" w:color="00A3E0"/>
        </w:tcBorders>
      </w:tcPr>
    </w:tblStylePr>
  </w:style>
  <w:style w:type="numbering" w:customStyle="1" w:styleId="Letterbullets1">
    <w:name w:val="Letter bullets1"/>
    <w:basedOn w:val="NoList"/>
    <w:uiPriority w:val="99"/>
    <w:rsid w:val="00446896"/>
    <w:pPr>
      <w:numPr>
        <w:numId w:val="33"/>
      </w:numPr>
    </w:pPr>
  </w:style>
  <w:style w:type="table" w:customStyle="1" w:styleId="DeloitteBasicMidBlue2">
    <w:name w:val="Deloitte Basic – Mid Blue2"/>
    <w:basedOn w:val="TableNormal"/>
    <w:uiPriority w:val="99"/>
    <w:qFormat/>
    <w:rsid w:val="00446896"/>
    <w:pPr>
      <w:spacing w:after="0" w:line="240" w:lineRule="auto"/>
    </w:pPr>
    <w:rPr>
      <w:rFonts w:ascii="Arial" w:eastAsia="Times" w:hAnsi="Arial" w:cs="Times New Roman"/>
      <w:sz w:val="20"/>
      <w:szCs w:val="20"/>
      <w:lang w:val="en-US"/>
    </w:rPr>
    <w:tblPr>
      <w:tblInd w:w="72" w:type="dxa"/>
      <w:tblBorders>
        <w:bottom w:val="single" w:sz="4" w:space="0" w:color="00A1DE"/>
        <w:insideH w:val="single" w:sz="4" w:space="0" w:color="00A1DE"/>
      </w:tblBorders>
      <w:tblCellMar>
        <w:left w:w="72" w:type="dxa"/>
        <w:right w:w="72" w:type="dxa"/>
      </w:tblCellMar>
    </w:tblPr>
    <w:trPr>
      <w:cantSplit/>
    </w:trPr>
    <w:tblStylePr w:type="firstRow">
      <w:pPr>
        <w:jc w:val="left"/>
      </w:pPr>
      <w:tblPr/>
      <w:trPr>
        <w:tblHeader/>
      </w:trPr>
      <w:tcPr>
        <w:tcBorders>
          <w:top w:val="nil"/>
          <w:left w:val="nil"/>
          <w:bottom w:val="nil"/>
          <w:right w:val="nil"/>
          <w:insideH w:val="nil"/>
          <w:insideV w:val="nil"/>
          <w:tl2br w:val="nil"/>
          <w:tr2bl w:val="nil"/>
        </w:tcBorders>
        <w:shd w:val="clear" w:color="auto" w:fill="00A1DE"/>
        <w:vAlign w:val="bottom"/>
      </w:tcPr>
    </w:tblStylePr>
  </w:style>
  <w:style w:type="character" w:customStyle="1" w:styleId="Mention1">
    <w:name w:val="Mention1"/>
    <w:basedOn w:val="DefaultParagraphFont"/>
    <w:uiPriority w:val="99"/>
    <w:unhideWhenUsed/>
    <w:rsid w:val="00446896"/>
    <w:rPr>
      <w:color w:val="2B579A"/>
      <w:shd w:val="clear" w:color="auto" w:fill="E1DFDD"/>
    </w:rPr>
  </w:style>
  <w:style w:type="paragraph" w:customStyle="1" w:styleId="font5">
    <w:name w:val="font5"/>
    <w:basedOn w:val="Normal"/>
    <w:rsid w:val="00446896"/>
    <w:pPr>
      <w:tabs>
        <w:tab w:val="left" w:pos="1962"/>
        <w:tab w:val="left" w:pos="1964"/>
        <w:tab w:val="center" w:pos="4513"/>
      </w:tabs>
      <w:spacing w:before="100" w:beforeAutospacing="1" w:after="100" w:afterAutospacing="1"/>
      <w:jc w:val="both"/>
    </w:pPr>
    <w:rPr>
      <w:rFonts w:ascii="Arial" w:eastAsiaTheme="minorEastAsia" w:hAnsi="Arial" w:cs="Arial"/>
      <w:b/>
      <w:bCs/>
      <w:sz w:val="18"/>
      <w:szCs w:val="18"/>
      <w:lang w:eastAsia="en-AU"/>
    </w:rPr>
  </w:style>
  <w:style w:type="paragraph" w:customStyle="1" w:styleId="font6">
    <w:name w:val="font6"/>
    <w:basedOn w:val="Normal"/>
    <w:rsid w:val="00446896"/>
    <w:pPr>
      <w:tabs>
        <w:tab w:val="left" w:pos="1962"/>
        <w:tab w:val="left" w:pos="1964"/>
        <w:tab w:val="center" w:pos="4513"/>
      </w:tabs>
      <w:spacing w:before="100" w:beforeAutospacing="1" w:after="100" w:afterAutospacing="1"/>
      <w:jc w:val="both"/>
    </w:pPr>
    <w:rPr>
      <w:rFonts w:ascii="Arial" w:eastAsiaTheme="minorEastAsia" w:hAnsi="Arial" w:cs="Arial"/>
      <w:sz w:val="18"/>
      <w:szCs w:val="18"/>
      <w:lang w:eastAsia="en-AU"/>
    </w:rPr>
  </w:style>
  <w:style w:type="paragraph" w:customStyle="1" w:styleId="xl16">
    <w:name w:val="xl16"/>
    <w:basedOn w:val="Normal"/>
    <w:rsid w:val="00446896"/>
    <w:pPr>
      <w:tabs>
        <w:tab w:val="left" w:pos="1962"/>
        <w:tab w:val="left" w:pos="1964"/>
        <w:tab w:val="center" w:pos="4513"/>
      </w:tabs>
      <w:spacing w:before="100" w:beforeAutospacing="1" w:after="100" w:afterAutospacing="1"/>
      <w:jc w:val="both"/>
      <w:textAlignment w:val="center"/>
    </w:pPr>
    <w:rPr>
      <w:rFonts w:ascii="Arial" w:eastAsiaTheme="minorEastAsia" w:hAnsi="Arial" w:cs="Arial"/>
      <w:b/>
      <w:bCs/>
      <w:sz w:val="18"/>
      <w:szCs w:val="18"/>
      <w:lang w:eastAsia="en-AU"/>
    </w:rPr>
  </w:style>
  <w:style w:type="paragraph" w:customStyle="1" w:styleId="xl17">
    <w:name w:val="xl17"/>
    <w:basedOn w:val="Normal"/>
    <w:rsid w:val="00446896"/>
    <w:pPr>
      <w:tabs>
        <w:tab w:val="left" w:pos="1962"/>
        <w:tab w:val="left" w:pos="1964"/>
        <w:tab w:val="center" w:pos="4513"/>
      </w:tabs>
      <w:spacing w:before="100" w:beforeAutospacing="1" w:after="100" w:afterAutospacing="1"/>
      <w:jc w:val="both"/>
      <w:textAlignment w:val="center"/>
    </w:pPr>
    <w:rPr>
      <w:rFonts w:ascii="Times New Roman" w:eastAsiaTheme="minorEastAsia" w:hAnsi="Times New Roman" w:cs="Arial"/>
      <w:sz w:val="24"/>
      <w:szCs w:val="24"/>
      <w:lang w:eastAsia="en-AU"/>
    </w:rPr>
  </w:style>
  <w:style w:type="paragraph" w:customStyle="1" w:styleId="xl18">
    <w:name w:val="xl18"/>
    <w:basedOn w:val="Normal"/>
    <w:rsid w:val="00446896"/>
    <w:pPr>
      <w:shd w:val="clear" w:color="000000" w:fill="D9D9D9"/>
      <w:tabs>
        <w:tab w:val="left" w:pos="1962"/>
        <w:tab w:val="left" w:pos="1964"/>
        <w:tab w:val="center" w:pos="4513"/>
      </w:tabs>
      <w:spacing w:before="100" w:beforeAutospacing="1" w:after="100" w:afterAutospacing="1"/>
      <w:jc w:val="both"/>
      <w:textAlignment w:val="center"/>
    </w:pPr>
    <w:rPr>
      <w:rFonts w:ascii="Arial" w:eastAsiaTheme="minorEastAsia" w:hAnsi="Arial" w:cs="Arial"/>
      <w:sz w:val="18"/>
      <w:szCs w:val="18"/>
      <w:lang w:eastAsia="en-AU"/>
    </w:rPr>
  </w:style>
  <w:style w:type="paragraph" w:customStyle="1" w:styleId="xl19">
    <w:name w:val="xl19"/>
    <w:basedOn w:val="Normal"/>
    <w:rsid w:val="00446896"/>
    <w:pPr>
      <w:shd w:val="clear" w:color="000000" w:fill="D9D9D9"/>
      <w:tabs>
        <w:tab w:val="left" w:pos="1962"/>
        <w:tab w:val="left" w:pos="1964"/>
        <w:tab w:val="center" w:pos="4513"/>
      </w:tabs>
      <w:spacing w:before="100" w:beforeAutospacing="1" w:after="100" w:afterAutospacing="1"/>
      <w:jc w:val="both"/>
      <w:textAlignment w:val="center"/>
    </w:pPr>
    <w:rPr>
      <w:rFonts w:ascii="Times New Roman" w:eastAsiaTheme="minorEastAsia" w:hAnsi="Times New Roman" w:cs="Arial"/>
      <w:sz w:val="24"/>
      <w:szCs w:val="24"/>
      <w:lang w:eastAsia="en-AU"/>
    </w:rPr>
  </w:style>
  <w:style w:type="paragraph" w:customStyle="1" w:styleId="xl21">
    <w:name w:val="xl21"/>
    <w:basedOn w:val="Normal"/>
    <w:rsid w:val="00446896"/>
    <w:pPr>
      <w:tabs>
        <w:tab w:val="left" w:pos="1962"/>
        <w:tab w:val="left" w:pos="1964"/>
        <w:tab w:val="center" w:pos="4513"/>
      </w:tabs>
      <w:spacing w:before="100" w:beforeAutospacing="1" w:after="100" w:afterAutospacing="1"/>
      <w:jc w:val="both"/>
      <w:textAlignment w:val="center"/>
    </w:pPr>
    <w:rPr>
      <w:rFonts w:ascii="Arial" w:eastAsiaTheme="minorEastAsia" w:hAnsi="Arial" w:cs="Arial"/>
      <w:sz w:val="18"/>
      <w:szCs w:val="18"/>
      <w:lang w:eastAsia="en-AU"/>
    </w:rPr>
  </w:style>
  <w:style w:type="paragraph" w:customStyle="1" w:styleId="xl22">
    <w:name w:val="xl22"/>
    <w:basedOn w:val="Normal"/>
    <w:rsid w:val="00446896"/>
    <w:pPr>
      <w:tabs>
        <w:tab w:val="left" w:pos="1962"/>
        <w:tab w:val="left" w:pos="1964"/>
        <w:tab w:val="center" w:pos="4513"/>
      </w:tabs>
      <w:spacing w:before="100" w:beforeAutospacing="1" w:after="100" w:afterAutospacing="1"/>
      <w:jc w:val="both"/>
      <w:textAlignment w:val="center"/>
    </w:pPr>
    <w:rPr>
      <w:rFonts w:ascii="Times New Roman" w:eastAsiaTheme="minorEastAsia" w:hAnsi="Times New Roman" w:cs="Arial"/>
      <w:sz w:val="24"/>
      <w:szCs w:val="24"/>
      <w:lang w:eastAsia="en-AU"/>
    </w:rPr>
  </w:style>
  <w:style w:type="paragraph" w:customStyle="1" w:styleId="xl23">
    <w:name w:val="xl23"/>
    <w:basedOn w:val="Normal"/>
    <w:rsid w:val="00446896"/>
    <w:pPr>
      <w:shd w:val="clear" w:color="000000" w:fill="D9D9D9"/>
      <w:tabs>
        <w:tab w:val="left" w:pos="1962"/>
        <w:tab w:val="left" w:pos="1964"/>
        <w:tab w:val="center" w:pos="4513"/>
      </w:tabs>
      <w:spacing w:before="100" w:beforeAutospacing="1" w:after="100" w:afterAutospacing="1"/>
      <w:jc w:val="both"/>
      <w:textAlignment w:val="top"/>
    </w:pPr>
    <w:rPr>
      <w:rFonts w:ascii="Arial" w:eastAsiaTheme="minorEastAsia" w:hAnsi="Arial" w:cs="Arial"/>
      <w:sz w:val="18"/>
      <w:szCs w:val="18"/>
      <w:lang w:eastAsia="en-AU"/>
    </w:rPr>
  </w:style>
  <w:style w:type="paragraph" w:customStyle="1" w:styleId="xl25">
    <w:name w:val="xl25"/>
    <w:basedOn w:val="Normal"/>
    <w:rsid w:val="00446896"/>
    <w:pPr>
      <w:tabs>
        <w:tab w:val="left" w:pos="1962"/>
        <w:tab w:val="left" w:pos="1964"/>
        <w:tab w:val="center" w:pos="4513"/>
      </w:tabs>
      <w:spacing w:before="100" w:beforeAutospacing="1" w:after="100" w:afterAutospacing="1"/>
      <w:jc w:val="both"/>
      <w:textAlignment w:val="top"/>
    </w:pPr>
    <w:rPr>
      <w:rFonts w:ascii="Arial" w:eastAsiaTheme="minorEastAsia" w:hAnsi="Arial" w:cs="Arial"/>
      <w:sz w:val="18"/>
      <w:szCs w:val="18"/>
      <w:lang w:eastAsia="en-AU"/>
    </w:rPr>
  </w:style>
  <w:style w:type="character" w:customStyle="1" w:styleId="font51">
    <w:name w:val="font51"/>
    <w:basedOn w:val="DefaultParagraphFont"/>
    <w:rsid w:val="00446896"/>
    <w:rPr>
      <w:rFonts w:ascii="Verdana" w:hAnsi="Verdana" w:hint="default"/>
      <w:b/>
      <w:bCs/>
      <w:i w:val="0"/>
      <w:iCs w:val="0"/>
      <w:strike w:val="0"/>
      <w:dstrike w:val="0"/>
      <w:color w:val="auto"/>
      <w:sz w:val="18"/>
      <w:szCs w:val="18"/>
      <w:u w:val="none"/>
      <w:effect w:val="none"/>
    </w:rPr>
  </w:style>
  <w:style w:type="character" w:customStyle="1" w:styleId="font61">
    <w:name w:val="font61"/>
    <w:basedOn w:val="DefaultParagraphFont"/>
    <w:rsid w:val="00446896"/>
    <w:rPr>
      <w:rFonts w:ascii="Verdana" w:hAnsi="Verdana" w:hint="default"/>
      <w:b w:val="0"/>
      <w:bCs w:val="0"/>
      <w:i w:val="0"/>
      <w:iCs w:val="0"/>
      <w:strike w:val="0"/>
      <w:dstrike w:val="0"/>
      <w:color w:val="auto"/>
      <w:sz w:val="18"/>
      <w:szCs w:val="18"/>
      <w:u w:val="none"/>
      <w:effect w:val="none"/>
    </w:rPr>
  </w:style>
  <w:style w:type="paragraph" w:customStyle="1" w:styleId="PFNumLevel2">
    <w:name w:val="PF (Num) Level 2"/>
    <w:basedOn w:val="Normal"/>
    <w:link w:val="PFNumLevel2Char"/>
    <w:rsid w:val="00446896"/>
    <w:pPr>
      <w:tabs>
        <w:tab w:val="num" w:pos="924"/>
        <w:tab w:val="left" w:pos="1962"/>
        <w:tab w:val="left" w:pos="1964"/>
        <w:tab w:val="center" w:pos="4513"/>
      </w:tabs>
      <w:spacing w:before="120" w:after="120" w:line="276" w:lineRule="auto"/>
      <w:ind w:left="924" w:hanging="924"/>
      <w:jc w:val="both"/>
    </w:pPr>
    <w:rPr>
      <w:rFonts w:ascii="Arial" w:eastAsiaTheme="minorEastAsia" w:hAnsi="Arial" w:cs="Arial"/>
      <w:color w:val="000000"/>
      <w:sz w:val="21"/>
      <w:szCs w:val="20"/>
      <w:lang w:val="x-none" w:eastAsia="en-AU"/>
    </w:rPr>
  </w:style>
  <w:style w:type="paragraph" w:customStyle="1" w:styleId="PFNumLevel3">
    <w:name w:val="PF (Num) Level 3"/>
    <w:basedOn w:val="Normal"/>
    <w:link w:val="PFNumLevel3Char"/>
    <w:rsid w:val="00446896"/>
    <w:pPr>
      <w:tabs>
        <w:tab w:val="left" w:pos="1962"/>
        <w:tab w:val="left" w:pos="1964"/>
        <w:tab w:val="center" w:pos="4513"/>
      </w:tabs>
      <w:spacing w:before="120" w:after="120" w:line="276" w:lineRule="auto"/>
      <w:ind w:left="1848" w:hanging="924"/>
      <w:jc w:val="both"/>
    </w:pPr>
    <w:rPr>
      <w:rFonts w:ascii="Arial" w:eastAsiaTheme="minorEastAsia" w:hAnsi="Arial" w:cs="Arial"/>
      <w:color w:val="000000"/>
      <w:sz w:val="21"/>
      <w:szCs w:val="20"/>
      <w:lang w:val="x-none" w:eastAsia="en-AU"/>
    </w:rPr>
  </w:style>
  <w:style w:type="paragraph" w:customStyle="1" w:styleId="PFNumLevel4">
    <w:name w:val="PF (Num) Level 4"/>
    <w:basedOn w:val="Normal"/>
    <w:rsid w:val="00446896"/>
    <w:pPr>
      <w:tabs>
        <w:tab w:val="left" w:pos="1962"/>
        <w:tab w:val="left" w:pos="1964"/>
        <w:tab w:val="center" w:pos="4513"/>
      </w:tabs>
      <w:spacing w:before="120" w:after="120" w:line="276" w:lineRule="auto"/>
      <w:ind w:left="2772" w:hanging="924"/>
      <w:jc w:val="both"/>
    </w:pPr>
    <w:rPr>
      <w:rFonts w:ascii="Arial" w:eastAsiaTheme="minorEastAsia" w:hAnsi="Arial" w:cs="Arial"/>
      <w:color w:val="000000"/>
      <w:sz w:val="21"/>
      <w:szCs w:val="20"/>
      <w:lang w:eastAsia="en-AU"/>
    </w:rPr>
  </w:style>
  <w:style w:type="paragraph" w:customStyle="1" w:styleId="PFNumLevel5">
    <w:name w:val="PF (Num) Level 5"/>
    <w:basedOn w:val="Normal"/>
    <w:rsid w:val="00446896"/>
    <w:pPr>
      <w:tabs>
        <w:tab w:val="num" w:pos="1848"/>
        <w:tab w:val="left" w:pos="1962"/>
        <w:tab w:val="left" w:pos="1964"/>
        <w:tab w:val="left" w:pos="2773"/>
        <w:tab w:val="left" w:pos="3697"/>
        <w:tab w:val="center" w:pos="4513"/>
      </w:tabs>
      <w:spacing w:before="120" w:after="120" w:line="276" w:lineRule="auto"/>
      <w:ind w:left="1848" w:hanging="924"/>
      <w:jc w:val="both"/>
    </w:pPr>
    <w:rPr>
      <w:rFonts w:ascii="Arial" w:eastAsiaTheme="minorEastAsia" w:hAnsi="Arial" w:cs="Arial"/>
      <w:color w:val="000000"/>
      <w:sz w:val="21"/>
      <w:szCs w:val="20"/>
      <w:lang w:eastAsia="en-AU"/>
    </w:rPr>
  </w:style>
  <w:style w:type="paragraph" w:customStyle="1" w:styleId="PFNumLevel6">
    <w:name w:val="PF (Num) Level 6"/>
    <w:basedOn w:val="PFNumLevel4"/>
    <w:rsid w:val="00446896"/>
    <w:pPr>
      <w:tabs>
        <w:tab w:val="num" w:pos="3697"/>
      </w:tabs>
      <w:spacing w:line="240" w:lineRule="auto"/>
      <w:ind w:left="3697"/>
    </w:pPr>
  </w:style>
  <w:style w:type="paragraph" w:customStyle="1" w:styleId="PFLevel1">
    <w:name w:val="PF Level 1"/>
    <w:basedOn w:val="Normal"/>
    <w:rsid w:val="00446896"/>
    <w:pPr>
      <w:tabs>
        <w:tab w:val="left" w:pos="1962"/>
        <w:tab w:val="left" w:pos="1964"/>
        <w:tab w:val="center" w:pos="4513"/>
      </w:tabs>
      <w:spacing w:before="120" w:after="120" w:line="276" w:lineRule="auto"/>
      <w:ind w:left="924"/>
      <w:jc w:val="both"/>
    </w:pPr>
    <w:rPr>
      <w:rFonts w:ascii="Arial" w:eastAsiaTheme="minorEastAsia" w:hAnsi="Arial" w:cs="Arial"/>
      <w:color w:val="000000"/>
      <w:sz w:val="21"/>
      <w:szCs w:val="20"/>
      <w:lang w:eastAsia="en-AU"/>
    </w:rPr>
  </w:style>
  <w:style w:type="character" w:customStyle="1" w:styleId="PFNumLevel2Char">
    <w:name w:val="PF (Num) Level 2 Char"/>
    <w:link w:val="PFNumLevel2"/>
    <w:rsid w:val="00446896"/>
    <w:rPr>
      <w:rFonts w:ascii="Arial" w:eastAsiaTheme="minorEastAsia" w:hAnsi="Arial" w:cs="Arial"/>
      <w:color w:val="000000"/>
      <w:sz w:val="21"/>
      <w:szCs w:val="20"/>
      <w:lang w:val="x-none" w:eastAsia="en-AU"/>
    </w:rPr>
  </w:style>
  <w:style w:type="paragraph" w:customStyle="1" w:styleId="PWText">
    <w:name w:val="PW Text"/>
    <w:link w:val="PWTextChar"/>
    <w:rsid w:val="00446896"/>
    <w:pPr>
      <w:keepLines/>
      <w:spacing w:after="0" w:line="240" w:lineRule="auto"/>
      <w:ind w:left="2977"/>
    </w:pPr>
    <w:rPr>
      <w:rFonts w:ascii="UniSerif" w:eastAsia="Times New Roman" w:hAnsi="UniSerif" w:cs="Times New Roman"/>
      <w:color w:val="000000"/>
      <w:szCs w:val="20"/>
      <w:lang w:val="en-GB"/>
    </w:rPr>
  </w:style>
  <w:style w:type="character" w:customStyle="1" w:styleId="PWTextChar">
    <w:name w:val="PW Text Char"/>
    <w:link w:val="PWText"/>
    <w:rsid w:val="00446896"/>
    <w:rPr>
      <w:rFonts w:ascii="UniSerif" w:eastAsia="Times New Roman" w:hAnsi="UniSerif" w:cs="Times New Roman"/>
      <w:color w:val="000000"/>
      <w:szCs w:val="20"/>
      <w:lang w:val="en-GB"/>
    </w:rPr>
  </w:style>
  <w:style w:type="character" w:customStyle="1" w:styleId="PFNumLevel3Char">
    <w:name w:val="PF (Num) Level 3 Char"/>
    <w:link w:val="PFNumLevel3"/>
    <w:rsid w:val="00446896"/>
    <w:rPr>
      <w:rFonts w:ascii="Arial" w:eastAsiaTheme="minorEastAsia" w:hAnsi="Arial" w:cs="Arial"/>
      <w:color w:val="000000"/>
      <w:sz w:val="21"/>
      <w:szCs w:val="20"/>
      <w:lang w:val="x-none" w:eastAsia="en-AU"/>
    </w:rPr>
  </w:style>
  <w:style w:type="paragraph" w:styleId="Title">
    <w:name w:val="Title"/>
    <w:basedOn w:val="Normal"/>
    <w:next w:val="Normal"/>
    <w:link w:val="TitleChar"/>
    <w:uiPriority w:val="10"/>
    <w:qFormat/>
    <w:rsid w:val="00446896"/>
    <w:pPr>
      <w:tabs>
        <w:tab w:val="left" w:pos="1962"/>
        <w:tab w:val="left" w:pos="1964"/>
        <w:tab w:val="center" w:pos="4513"/>
      </w:tabs>
      <w:spacing w:before="40" w:after="120"/>
      <w:contextualSpacing/>
      <w:jc w:val="both"/>
    </w:pPr>
    <w:rPr>
      <w:rFonts w:asciiTheme="majorHAnsi" w:eastAsiaTheme="majorEastAsia" w:hAnsiTheme="majorHAnsi" w:cstheme="majorBidi"/>
      <w:spacing w:val="-10"/>
      <w:kern w:val="28"/>
      <w:sz w:val="56"/>
      <w:szCs w:val="56"/>
      <w:lang w:val="en-US" w:eastAsia="en-AU"/>
    </w:rPr>
  </w:style>
  <w:style w:type="character" w:customStyle="1" w:styleId="TitleChar">
    <w:name w:val="Title Char"/>
    <w:basedOn w:val="DefaultParagraphFont"/>
    <w:link w:val="Title"/>
    <w:uiPriority w:val="10"/>
    <w:rsid w:val="00446896"/>
    <w:rPr>
      <w:rFonts w:asciiTheme="majorHAnsi" w:eastAsiaTheme="majorEastAsia" w:hAnsiTheme="majorHAnsi" w:cstheme="majorBidi"/>
      <w:spacing w:val="-10"/>
      <w:kern w:val="28"/>
      <w:sz w:val="56"/>
      <w:szCs w:val="56"/>
      <w:lang w:val="en-US" w:eastAsia="en-AU"/>
    </w:rPr>
  </w:style>
  <w:style w:type="paragraph" w:customStyle="1" w:styleId="AnnexHeading">
    <w:name w:val="Annex Heading"/>
    <w:basedOn w:val="Normal"/>
    <w:link w:val="AnnexHeadingChar"/>
    <w:qFormat/>
    <w:rsid w:val="00446896"/>
    <w:pPr>
      <w:tabs>
        <w:tab w:val="left" w:pos="1962"/>
        <w:tab w:val="left" w:pos="1964"/>
        <w:tab w:val="center" w:pos="4513"/>
      </w:tabs>
      <w:spacing w:before="40" w:after="120"/>
      <w:jc w:val="both"/>
      <w:outlineLvl w:val="0"/>
    </w:pPr>
    <w:rPr>
      <w:rFonts w:ascii="Arial" w:eastAsiaTheme="minorEastAsia" w:hAnsi="Arial" w:cs="Arial"/>
      <w:b/>
      <w:bCs/>
      <w:sz w:val="24"/>
      <w:szCs w:val="18"/>
      <w:lang w:val="en-US" w:eastAsia="en-AU"/>
    </w:rPr>
  </w:style>
  <w:style w:type="character" w:customStyle="1" w:styleId="AnnexHeadingChar">
    <w:name w:val="Annex Heading Char"/>
    <w:basedOn w:val="DefaultParagraphFont"/>
    <w:link w:val="AnnexHeading"/>
    <w:rsid w:val="00446896"/>
    <w:rPr>
      <w:rFonts w:ascii="Arial" w:eastAsiaTheme="minorEastAsia" w:hAnsi="Arial" w:cs="Arial"/>
      <w:b/>
      <w:bCs/>
      <w:sz w:val="24"/>
      <w:szCs w:val="18"/>
      <w:lang w:val="en-US" w:eastAsia="en-AU"/>
    </w:rPr>
  </w:style>
  <w:style w:type="paragraph" w:customStyle="1" w:styleId="L1Heading">
    <w:name w:val="L1 Heading"/>
    <w:basedOn w:val="Heading9"/>
    <w:link w:val="L1HeadingChar"/>
    <w:qFormat/>
    <w:rsid w:val="00446896"/>
    <w:pPr>
      <w:keepNext w:val="0"/>
      <w:keepLines w:val="0"/>
      <w:tabs>
        <w:tab w:val="left" w:pos="1962"/>
        <w:tab w:val="left" w:pos="1964"/>
        <w:tab w:val="center" w:pos="4513"/>
      </w:tabs>
      <w:spacing w:before="0" w:line="276" w:lineRule="auto"/>
      <w:ind w:left="0" w:firstLine="0"/>
      <w:outlineLvl w:val="0"/>
    </w:pPr>
    <w:rPr>
      <w:rFonts w:ascii="Arial" w:eastAsiaTheme="minorEastAsia" w:hAnsi="Arial" w:cs="Arial"/>
      <w:b/>
      <w:i w:val="0"/>
      <w:iCs w:val="0"/>
      <w:color w:val="000000"/>
      <w:kern w:val="28"/>
      <w:sz w:val="24"/>
      <w:lang w:eastAsia="en-AU"/>
    </w:rPr>
  </w:style>
  <w:style w:type="character" w:customStyle="1" w:styleId="L1HeadingChar">
    <w:name w:val="L1 Heading Char"/>
    <w:basedOn w:val="Heading9Char"/>
    <w:link w:val="L1Heading"/>
    <w:rsid w:val="00446896"/>
    <w:rPr>
      <w:rFonts w:ascii="Arial" w:eastAsiaTheme="minorEastAsia" w:hAnsi="Arial" w:cs="Arial"/>
      <w:b/>
      <w:i w:val="0"/>
      <w:iCs w:val="0"/>
      <w:color w:val="000000"/>
      <w:kern w:val="28"/>
      <w:sz w:val="24"/>
      <w:szCs w:val="21"/>
      <w:lang w:eastAsia="en-AU"/>
    </w:rPr>
  </w:style>
  <w:style w:type="paragraph" w:customStyle="1" w:styleId="L2Headings">
    <w:name w:val="L2 Headings"/>
    <w:basedOn w:val="Heading1"/>
    <w:link w:val="L2HeadingsChar"/>
    <w:qFormat/>
    <w:rsid w:val="00446896"/>
    <w:pPr>
      <w:keepLines/>
      <w:tabs>
        <w:tab w:val="num" w:pos="288"/>
        <w:tab w:val="num" w:pos="1066"/>
        <w:tab w:val="num" w:pos="1134"/>
      </w:tabs>
      <w:spacing w:before="400" w:line="240" w:lineRule="atLeast"/>
      <w:ind w:left="1066" w:hanging="924"/>
      <w:outlineLvl w:val="1"/>
    </w:pPr>
    <w:rPr>
      <w:rFonts w:eastAsia="MingLiU"/>
      <w:bCs/>
      <w:caps w:val="0"/>
      <w:noProof/>
      <w:kern w:val="0"/>
      <w:sz w:val="24"/>
      <w:szCs w:val="36"/>
      <w:lang w:val="en-US"/>
    </w:rPr>
  </w:style>
  <w:style w:type="character" w:customStyle="1" w:styleId="Style1Char">
    <w:name w:val="Style1 Char"/>
    <w:basedOn w:val="L1HeadingChar"/>
    <w:rsid w:val="00446896"/>
    <w:rPr>
      <w:rFonts w:ascii="Arial" w:eastAsiaTheme="minorEastAsia" w:hAnsi="Arial" w:cs="Arial"/>
      <w:b/>
      <w:i w:val="0"/>
      <w:iCs w:val="0"/>
      <w:color w:val="000000"/>
      <w:kern w:val="28"/>
      <w:sz w:val="24"/>
      <w:szCs w:val="21"/>
      <w:lang w:eastAsia="en-AU"/>
    </w:rPr>
  </w:style>
  <w:style w:type="character" w:customStyle="1" w:styleId="L2HeadingsChar">
    <w:name w:val="L2 Headings Char"/>
    <w:basedOn w:val="DefaultParagraphFont"/>
    <w:link w:val="L2Headings"/>
    <w:rsid w:val="00446896"/>
    <w:rPr>
      <w:rFonts w:ascii="Arial" w:eastAsia="MingLiU" w:hAnsi="Arial" w:cs="Arial"/>
      <w:b/>
      <w:bCs/>
      <w:noProof/>
      <w:sz w:val="24"/>
      <w:szCs w:val="36"/>
      <w:lang w:val="en-US" w:eastAsia="en-AU"/>
    </w:rPr>
  </w:style>
  <w:style w:type="paragraph" w:customStyle="1" w:styleId="Schedule">
    <w:name w:val="Schedule"/>
    <w:next w:val="SchH1"/>
    <w:uiPriority w:val="4"/>
    <w:qFormat/>
    <w:locked/>
    <w:rsid w:val="00446896"/>
    <w:pPr>
      <w:pageBreakBefore/>
      <w:numPr>
        <w:numId w:val="36"/>
      </w:numPr>
      <w:tabs>
        <w:tab w:val="clear" w:pos="1134"/>
      </w:tabs>
      <w:spacing w:after="0" w:line="269" w:lineRule="auto"/>
      <w:jc w:val="center"/>
    </w:pPr>
    <w:rPr>
      <w:rFonts w:ascii="Arial" w:eastAsia="Times New Roman" w:hAnsi="Arial" w:cs="Times New Roman"/>
      <w:sz w:val="28"/>
      <w:szCs w:val="20"/>
    </w:rPr>
  </w:style>
  <w:style w:type="paragraph" w:customStyle="1" w:styleId="SchH1">
    <w:name w:val="SchH1"/>
    <w:next w:val="SchH2"/>
    <w:uiPriority w:val="4"/>
    <w:qFormat/>
    <w:locked/>
    <w:rsid w:val="00446896"/>
    <w:pPr>
      <w:keepNext/>
      <w:numPr>
        <w:ilvl w:val="1"/>
        <w:numId w:val="36"/>
      </w:numPr>
      <w:pBdr>
        <w:bottom w:val="single" w:sz="4" w:space="1" w:color="auto"/>
      </w:pBdr>
      <w:tabs>
        <w:tab w:val="clear" w:pos="709"/>
      </w:tabs>
      <w:spacing w:before="360" w:after="240" w:line="269" w:lineRule="auto"/>
      <w:ind w:left="0" w:firstLine="0"/>
      <w:jc w:val="both"/>
    </w:pPr>
    <w:rPr>
      <w:rFonts w:ascii="Arial" w:eastAsia="Times New Roman" w:hAnsi="Arial" w:cs="Times New Roman"/>
      <w:sz w:val="28"/>
      <w:szCs w:val="20"/>
    </w:rPr>
  </w:style>
  <w:style w:type="paragraph" w:customStyle="1" w:styleId="SchH2">
    <w:name w:val="SchH2"/>
    <w:next w:val="Normal"/>
    <w:uiPriority w:val="4"/>
    <w:qFormat/>
    <w:locked/>
    <w:rsid w:val="00446896"/>
    <w:pPr>
      <w:keepNext/>
      <w:numPr>
        <w:ilvl w:val="2"/>
        <w:numId w:val="36"/>
      </w:numPr>
      <w:tabs>
        <w:tab w:val="clear" w:pos="1277"/>
      </w:tabs>
      <w:spacing w:before="240" w:after="240" w:line="269" w:lineRule="auto"/>
      <w:ind w:left="0" w:firstLine="0"/>
      <w:jc w:val="both"/>
    </w:pPr>
    <w:rPr>
      <w:rFonts w:ascii="Arial" w:eastAsia="Times New Roman" w:hAnsi="Arial" w:cs="Times New Roman"/>
      <w:b/>
      <w:sz w:val="24"/>
      <w:szCs w:val="20"/>
    </w:rPr>
  </w:style>
  <w:style w:type="paragraph" w:customStyle="1" w:styleId="SchH3">
    <w:name w:val="SchH3"/>
    <w:uiPriority w:val="4"/>
    <w:locked/>
    <w:rsid w:val="00446896"/>
    <w:pPr>
      <w:numPr>
        <w:ilvl w:val="3"/>
        <w:numId w:val="36"/>
      </w:numPr>
      <w:tabs>
        <w:tab w:val="clear" w:pos="709"/>
      </w:tabs>
      <w:spacing w:before="120"/>
      <w:ind w:left="0" w:firstLine="0"/>
      <w:jc w:val="both"/>
    </w:pPr>
    <w:rPr>
      <w:rFonts w:ascii="Arial" w:eastAsia="Times New Roman" w:hAnsi="Arial" w:cs="Times New Roman"/>
      <w:sz w:val="20"/>
      <w:szCs w:val="20"/>
    </w:rPr>
  </w:style>
  <w:style w:type="paragraph" w:customStyle="1" w:styleId="SchH4">
    <w:name w:val="SchH4"/>
    <w:uiPriority w:val="4"/>
    <w:qFormat/>
    <w:locked/>
    <w:rsid w:val="00446896"/>
    <w:pPr>
      <w:numPr>
        <w:ilvl w:val="4"/>
        <w:numId w:val="36"/>
      </w:numPr>
      <w:tabs>
        <w:tab w:val="clear" w:pos="1559"/>
      </w:tabs>
      <w:spacing w:before="180" w:after="0" w:line="269" w:lineRule="auto"/>
      <w:ind w:left="0" w:firstLine="0"/>
      <w:jc w:val="both"/>
    </w:pPr>
    <w:rPr>
      <w:rFonts w:ascii="Arial" w:eastAsia="Times New Roman" w:hAnsi="Arial" w:cs="Times New Roman"/>
      <w:sz w:val="20"/>
      <w:szCs w:val="20"/>
    </w:rPr>
  </w:style>
  <w:style w:type="paragraph" w:customStyle="1" w:styleId="SchH5">
    <w:name w:val="SchH5"/>
    <w:uiPriority w:val="4"/>
    <w:qFormat/>
    <w:locked/>
    <w:rsid w:val="00446896"/>
    <w:pPr>
      <w:numPr>
        <w:ilvl w:val="5"/>
        <w:numId w:val="36"/>
      </w:numPr>
      <w:tabs>
        <w:tab w:val="clear" w:pos="2268"/>
      </w:tabs>
      <w:spacing w:before="180" w:after="0" w:line="269" w:lineRule="auto"/>
      <w:ind w:left="0" w:firstLine="0"/>
      <w:jc w:val="both"/>
    </w:pPr>
    <w:rPr>
      <w:rFonts w:ascii="Arial" w:eastAsia="Times New Roman" w:hAnsi="Arial" w:cs="Times New Roman"/>
      <w:sz w:val="20"/>
      <w:szCs w:val="20"/>
    </w:rPr>
  </w:style>
  <w:style w:type="paragraph" w:customStyle="1" w:styleId="SchH6">
    <w:name w:val="SchH6"/>
    <w:uiPriority w:val="4"/>
    <w:qFormat/>
    <w:locked/>
    <w:rsid w:val="00446896"/>
    <w:pPr>
      <w:numPr>
        <w:ilvl w:val="6"/>
        <w:numId w:val="36"/>
      </w:numPr>
      <w:tabs>
        <w:tab w:val="clear" w:pos="3544"/>
      </w:tabs>
      <w:spacing w:before="180" w:after="0" w:line="269" w:lineRule="auto"/>
      <w:ind w:left="0" w:firstLine="0"/>
    </w:pPr>
    <w:rPr>
      <w:rFonts w:ascii="Arial" w:eastAsia="Times New Roman" w:hAnsi="Arial" w:cs="Times New Roman"/>
      <w:sz w:val="20"/>
      <w:szCs w:val="20"/>
    </w:rPr>
  </w:style>
  <w:style w:type="paragraph" w:customStyle="1" w:styleId="SchList">
    <w:name w:val="Sch List"/>
    <w:uiPriority w:val="5"/>
    <w:qFormat/>
    <w:rsid w:val="00446896"/>
    <w:pPr>
      <w:numPr>
        <w:ilvl w:val="7"/>
        <w:numId w:val="36"/>
      </w:numPr>
      <w:tabs>
        <w:tab w:val="clear" w:pos="851"/>
      </w:tabs>
      <w:spacing w:line="269" w:lineRule="auto"/>
      <w:ind w:left="0" w:firstLine="0"/>
      <w:jc w:val="both"/>
    </w:pPr>
    <w:rPr>
      <w:rFonts w:ascii="Arial" w:eastAsia="Times New Roman" w:hAnsi="Arial" w:cs="Times New Roman"/>
      <w:sz w:val="20"/>
      <w:szCs w:val="20"/>
    </w:rPr>
  </w:style>
  <w:style w:type="paragraph" w:customStyle="1" w:styleId="Level3">
    <w:name w:val="Level 3"/>
    <w:basedOn w:val="Heading3"/>
    <w:link w:val="Level3Char"/>
    <w:qFormat/>
    <w:rsid w:val="00446896"/>
    <w:pPr>
      <w:spacing w:before="120" w:after="120"/>
    </w:pPr>
  </w:style>
  <w:style w:type="character" w:customStyle="1" w:styleId="font331">
    <w:name w:val="font331"/>
    <w:basedOn w:val="DefaultParagraphFont"/>
    <w:rsid w:val="00446896"/>
    <w:rPr>
      <w:rFonts w:ascii="Arial" w:hAnsi="Arial" w:cs="Arial" w:hint="default"/>
      <w:b w:val="0"/>
      <w:bCs w:val="0"/>
      <w:i w:val="0"/>
      <w:iCs w:val="0"/>
      <w:strike w:val="0"/>
      <w:dstrike w:val="0"/>
      <w:color w:val="000000"/>
      <w:sz w:val="20"/>
      <w:szCs w:val="20"/>
      <w:u w:val="none"/>
      <w:effect w:val="none"/>
    </w:rPr>
  </w:style>
  <w:style w:type="character" w:customStyle="1" w:styleId="Level3Char">
    <w:name w:val="Level 3 Char"/>
    <w:basedOn w:val="Heading3Char"/>
    <w:link w:val="Level3"/>
    <w:rsid w:val="00446896"/>
    <w:rPr>
      <w:rFonts w:ascii="Arial" w:eastAsiaTheme="minorEastAsia" w:hAnsi="Arial" w:cs="Arial"/>
      <w:b/>
      <w:bCs/>
      <w:color w:val="000000"/>
      <w:sz w:val="24"/>
      <w:lang w:eastAsia="en-AU"/>
    </w:rPr>
  </w:style>
  <w:style w:type="table" w:customStyle="1" w:styleId="Tabel-Gitter1">
    <w:name w:val="Tabel - Gitter1"/>
    <w:basedOn w:val="TableNormal"/>
    <w:next w:val="TableGrid"/>
    <w:uiPriority w:val="59"/>
    <w:rsid w:val="00446896"/>
    <w:pPr>
      <w:spacing w:after="0" w:line="240" w:lineRule="auto"/>
    </w:pPr>
    <w:rPr>
      <w:rFonts w:ascii="Verdana" w:hAnsi="Verdana"/>
      <w:sz w:val="18"/>
      <w:szCs w:val="18"/>
    </w:rPr>
    <w:tblPr>
      <w:tblCellMar>
        <w:left w:w="0" w:type="dxa"/>
        <w:right w:w="0" w:type="dxa"/>
      </w:tblCellMar>
    </w:tblPr>
    <w:tblStylePr w:type="firstRow">
      <w:rPr>
        <w:color w:val="auto"/>
      </w:rPr>
      <w:tblPr/>
      <w:tcPr>
        <w:tcBorders>
          <w:top w:val="nil"/>
          <w:left w:val="nil"/>
          <w:bottom w:val="nil"/>
          <w:right w:val="nil"/>
          <w:insideH w:val="nil"/>
          <w:insideV w:val="nil"/>
          <w:tl2br w:val="nil"/>
          <w:tr2bl w:val="nil"/>
        </w:tcBorders>
      </w:tcPr>
    </w:tblStylePr>
  </w:style>
  <w:style w:type="table" w:customStyle="1" w:styleId="GridTable411">
    <w:name w:val="Grid Table 411"/>
    <w:basedOn w:val="TableNormal"/>
    <w:next w:val="GridTable4"/>
    <w:uiPriority w:val="49"/>
    <w:rsid w:val="00446896"/>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SOWDeloitteTable">
    <w:name w:val="SOW Deloitte Table"/>
    <w:basedOn w:val="TableNormal"/>
    <w:uiPriority w:val="99"/>
    <w:rsid w:val="00B4311F"/>
    <w:pPr>
      <w:spacing w:after="0" w:line="240" w:lineRule="auto"/>
    </w:pPr>
    <w:rPr>
      <w:rFonts w:ascii="Aptos" w:eastAsia="Times New Roman" w:hAnsi="Aptos" w:cs="Times New Roman"/>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rPr>
        <w:color w:val="FFFFFF" w:themeColor="background1"/>
      </w:rPr>
      <w:tblPr/>
      <w:tcPr>
        <w:shd w:val="clear" w:color="auto" w:fill="1E1E1E" w:themeFill="text1"/>
      </w:tcPr>
    </w:tblStylePr>
  </w:style>
  <w:style w:type="paragraph" w:customStyle="1" w:styleId="Bodytextsingle">
    <w:name w:val="Body text single"/>
    <w:basedOn w:val="BodyText"/>
    <w:qFormat/>
    <w:rsid w:val="00A378E1"/>
    <w:pPr>
      <w:numPr>
        <w:numId w:val="0"/>
      </w:numPr>
      <w:tabs>
        <w:tab w:val="clear" w:pos="1962"/>
        <w:tab w:val="clear" w:pos="1964"/>
        <w:tab w:val="clear" w:pos="4513"/>
        <w:tab w:val="left" w:pos="2268"/>
        <w:tab w:val="left" w:pos="5669"/>
      </w:tabs>
      <w:suppressAutoHyphens/>
      <w:spacing w:before="120" w:line="240" w:lineRule="atLeast"/>
      <w:jc w:val="left"/>
    </w:pPr>
    <w:rPr>
      <w:rFonts w:asciiTheme="minorHAnsi" w:eastAsia="Cambria" w:hAnsiTheme="minorHAnsi" w:cstheme="minorBidi"/>
      <w:bCs w:val="0"/>
      <w:snapToGrid/>
      <w:color w:val="1C1C1C"/>
      <w:spacing w:val="-2"/>
      <w:kern w:val="2"/>
      <w:sz w:val="20"/>
      <w:szCs w:val="19"/>
      <w:lang w:val="en-AU" w:eastAsia="en-US"/>
      <w14:ligatures w14:val="standardContextual"/>
    </w:rPr>
  </w:style>
  <w:style w:type="paragraph" w:customStyle="1" w:styleId="Bodytextblue">
    <w:name w:val="Body text blue"/>
    <w:basedOn w:val="NoSpacing"/>
    <w:link w:val="BodytextblueChar"/>
    <w:autoRedefine/>
    <w:rsid w:val="00F57587"/>
    <w:pPr>
      <w:spacing w:before="120" w:after="60"/>
    </w:pPr>
    <w:rPr>
      <w:rFonts w:eastAsiaTheme="minorHAnsi" w:cstheme="minorHAnsi"/>
      <w:sz w:val="20"/>
      <w:szCs w:val="20"/>
    </w:rPr>
  </w:style>
  <w:style w:type="character" w:customStyle="1" w:styleId="BodytextblueChar">
    <w:name w:val="Body text blue Char"/>
    <w:basedOn w:val="DefaultParagraphFont"/>
    <w:link w:val="Bodytextblue"/>
    <w:rsid w:val="00F57587"/>
    <w:rPr>
      <w:rFonts w:cstheme="minorHAnsi"/>
      <w:sz w:val="20"/>
      <w:szCs w:val="20"/>
      <w:lang w:val="en-US"/>
    </w:rPr>
  </w:style>
  <w:style w:type="table" w:styleId="GridTable4-Accent1">
    <w:name w:val="Grid Table 4 Accent 1"/>
    <w:basedOn w:val="TableNormal"/>
    <w:uiPriority w:val="49"/>
    <w:rsid w:val="00210690"/>
    <w:pPr>
      <w:spacing w:after="0" w:line="240" w:lineRule="auto"/>
    </w:pPr>
    <w:tblPr>
      <w:tblStyleRowBandSize w:val="1"/>
      <w:tblStyleColBandSize w:val="1"/>
      <w:tblBorders>
        <w:top w:val="single" w:sz="4" w:space="0" w:color="6FF0C4" w:themeColor="accent1" w:themeTint="99"/>
        <w:left w:val="single" w:sz="4" w:space="0" w:color="6FF0C4" w:themeColor="accent1" w:themeTint="99"/>
        <w:bottom w:val="single" w:sz="4" w:space="0" w:color="6FF0C4" w:themeColor="accent1" w:themeTint="99"/>
        <w:right w:val="single" w:sz="4" w:space="0" w:color="6FF0C4" w:themeColor="accent1" w:themeTint="99"/>
        <w:insideH w:val="single" w:sz="4" w:space="0" w:color="6FF0C4" w:themeColor="accent1" w:themeTint="99"/>
        <w:insideV w:val="single" w:sz="4" w:space="0" w:color="6FF0C4" w:themeColor="accent1" w:themeTint="99"/>
      </w:tblBorders>
    </w:tblPr>
    <w:tblStylePr w:type="firstRow">
      <w:rPr>
        <w:b/>
        <w:bCs/>
        <w:color w:val="FFFFFF" w:themeColor="background1"/>
      </w:rPr>
      <w:tblPr/>
      <w:tcPr>
        <w:tcBorders>
          <w:top w:val="single" w:sz="4" w:space="0" w:color="17E09C" w:themeColor="accent1"/>
          <w:left w:val="single" w:sz="4" w:space="0" w:color="17E09C" w:themeColor="accent1"/>
          <w:bottom w:val="single" w:sz="4" w:space="0" w:color="17E09C" w:themeColor="accent1"/>
          <w:right w:val="single" w:sz="4" w:space="0" w:color="17E09C" w:themeColor="accent1"/>
          <w:insideH w:val="nil"/>
          <w:insideV w:val="nil"/>
        </w:tcBorders>
        <w:shd w:val="clear" w:color="auto" w:fill="17E09C" w:themeFill="accent1"/>
      </w:tcPr>
    </w:tblStylePr>
    <w:tblStylePr w:type="lastRow">
      <w:rPr>
        <w:b/>
        <w:bCs/>
      </w:rPr>
      <w:tblPr/>
      <w:tcPr>
        <w:tcBorders>
          <w:top w:val="double" w:sz="4" w:space="0" w:color="17E09C" w:themeColor="accent1"/>
        </w:tcBorders>
      </w:tcPr>
    </w:tblStylePr>
    <w:tblStylePr w:type="firstCol">
      <w:rPr>
        <w:b/>
        <w:bCs/>
      </w:rPr>
    </w:tblStylePr>
    <w:tblStylePr w:type="lastCol">
      <w:rPr>
        <w:b/>
        <w:bCs/>
      </w:rPr>
    </w:tblStylePr>
    <w:tblStylePr w:type="band1Vert">
      <w:tblPr/>
      <w:tcPr>
        <w:shd w:val="clear" w:color="auto" w:fill="CFFAEB" w:themeFill="accent1" w:themeFillTint="33"/>
      </w:tcPr>
    </w:tblStylePr>
    <w:tblStylePr w:type="band1Horz">
      <w:tblPr/>
      <w:tcPr>
        <w:shd w:val="clear" w:color="auto" w:fill="CFFAE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3413">
      <w:bodyDiv w:val="1"/>
      <w:marLeft w:val="0"/>
      <w:marRight w:val="0"/>
      <w:marTop w:val="0"/>
      <w:marBottom w:val="0"/>
      <w:divBdr>
        <w:top w:val="none" w:sz="0" w:space="0" w:color="auto"/>
        <w:left w:val="none" w:sz="0" w:space="0" w:color="auto"/>
        <w:bottom w:val="none" w:sz="0" w:space="0" w:color="auto"/>
        <w:right w:val="none" w:sz="0" w:space="0" w:color="auto"/>
      </w:divBdr>
    </w:div>
    <w:div w:id="200165911">
      <w:bodyDiv w:val="1"/>
      <w:marLeft w:val="0"/>
      <w:marRight w:val="0"/>
      <w:marTop w:val="0"/>
      <w:marBottom w:val="0"/>
      <w:divBdr>
        <w:top w:val="none" w:sz="0" w:space="0" w:color="auto"/>
        <w:left w:val="none" w:sz="0" w:space="0" w:color="auto"/>
        <w:bottom w:val="none" w:sz="0" w:space="0" w:color="auto"/>
        <w:right w:val="none" w:sz="0" w:space="0" w:color="auto"/>
      </w:divBdr>
    </w:div>
    <w:div w:id="303049790">
      <w:bodyDiv w:val="1"/>
      <w:marLeft w:val="0"/>
      <w:marRight w:val="0"/>
      <w:marTop w:val="0"/>
      <w:marBottom w:val="0"/>
      <w:divBdr>
        <w:top w:val="none" w:sz="0" w:space="0" w:color="auto"/>
        <w:left w:val="none" w:sz="0" w:space="0" w:color="auto"/>
        <w:bottom w:val="none" w:sz="0" w:space="0" w:color="auto"/>
        <w:right w:val="none" w:sz="0" w:space="0" w:color="auto"/>
      </w:divBdr>
    </w:div>
    <w:div w:id="393891560">
      <w:marLeft w:val="0"/>
      <w:marRight w:val="0"/>
      <w:marTop w:val="0"/>
      <w:marBottom w:val="0"/>
      <w:divBdr>
        <w:top w:val="none" w:sz="0" w:space="0" w:color="auto"/>
        <w:left w:val="none" w:sz="0" w:space="0" w:color="auto"/>
        <w:bottom w:val="none" w:sz="0" w:space="0" w:color="auto"/>
        <w:right w:val="none" w:sz="0" w:space="0" w:color="auto"/>
      </w:divBdr>
    </w:div>
    <w:div w:id="665979325">
      <w:marLeft w:val="0"/>
      <w:marRight w:val="0"/>
      <w:marTop w:val="0"/>
      <w:marBottom w:val="0"/>
      <w:divBdr>
        <w:top w:val="none" w:sz="0" w:space="0" w:color="auto"/>
        <w:left w:val="none" w:sz="0" w:space="0" w:color="auto"/>
        <w:bottom w:val="none" w:sz="0" w:space="0" w:color="auto"/>
        <w:right w:val="none" w:sz="0" w:space="0" w:color="auto"/>
      </w:divBdr>
    </w:div>
    <w:div w:id="1072853307">
      <w:marLeft w:val="0"/>
      <w:marRight w:val="0"/>
      <w:marTop w:val="0"/>
      <w:marBottom w:val="0"/>
      <w:divBdr>
        <w:top w:val="none" w:sz="0" w:space="0" w:color="auto"/>
        <w:left w:val="none" w:sz="0" w:space="0" w:color="auto"/>
        <w:bottom w:val="none" w:sz="0" w:space="0" w:color="auto"/>
        <w:right w:val="none" w:sz="0" w:space="0" w:color="auto"/>
      </w:divBdr>
    </w:div>
    <w:div w:id="1090617068">
      <w:bodyDiv w:val="1"/>
      <w:marLeft w:val="0"/>
      <w:marRight w:val="0"/>
      <w:marTop w:val="0"/>
      <w:marBottom w:val="0"/>
      <w:divBdr>
        <w:top w:val="none" w:sz="0" w:space="0" w:color="auto"/>
        <w:left w:val="none" w:sz="0" w:space="0" w:color="auto"/>
        <w:bottom w:val="none" w:sz="0" w:space="0" w:color="auto"/>
        <w:right w:val="none" w:sz="0" w:space="0" w:color="auto"/>
      </w:divBdr>
    </w:div>
    <w:div w:id="1489832315">
      <w:marLeft w:val="0"/>
      <w:marRight w:val="0"/>
      <w:marTop w:val="0"/>
      <w:marBottom w:val="0"/>
      <w:divBdr>
        <w:top w:val="none" w:sz="0" w:space="0" w:color="auto"/>
        <w:left w:val="none" w:sz="0" w:space="0" w:color="auto"/>
        <w:bottom w:val="none" w:sz="0" w:space="0" w:color="auto"/>
        <w:right w:val="none" w:sz="0" w:space="0" w:color="auto"/>
      </w:divBdr>
    </w:div>
    <w:div w:id="1544974902">
      <w:marLeft w:val="0"/>
      <w:marRight w:val="0"/>
      <w:marTop w:val="0"/>
      <w:marBottom w:val="0"/>
      <w:divBdr>
        <w:top w:val="none" w:sz="0" w:space="0" w:color="auto"/>
        <w:left w:val="none" w:sz="0" w:space="0" w:color="auto"/>
        <w:bottom w:val="none" w:sz="0" w:space="0" w:color="auto"/>
        <w:right w:val="none" w:sz="0" w:space="0" w:color="auto"/>
      </w:divBdr>
    </w:div>
    <w:div w:id="1776169240">
      <w:marLeft w:val="0"/>
      <w:marRight w:val="0"/>
      <w:marTop w:val="0"/>
      <w:marBottom w:val="0"/>
      <w:divBdr>
        <w:top w:val="none" w:sz="0" w:space="0" w:color="auto"/>
        <w:left w:val="none" w:sz="0" w:space="0" w:color="auto"/>
        <w:bottom w:val="none" w:sz="0" w:space="0" w:color="auto"/>
        <w:right w:val="none" w:sz="0" w:space="0" w:color="auto"/>
      </w:divBdr>
    </w:div>
    <w:div w:id="1819034623">
      <w:marLeft w:val="0"/>
      <w:marRight w:val="0"/>
      <w:marTop w:val="0"/>
      <w:marBottom w:val="0"/>
      <w:divBdr>
        <w:top w:val="none" w:sz="0" w:space="0" w:color="auto"/>
        <w:left w:val="none" w:sz="0" w:space="0" w:color="auto"/>
        <w:bottom w:val="none" w:sz="0" w:space="0" w:color="auto"/>
        <w:right w:val="none" w:sz="0" w:space="0" w:color="auto"/>
      </w:divBdr>
    </w:div>
    <w:div w:id="1985623737">
      <w:bodyDiv w:val="1"/>
      <w:marLeft w:val="0"/>
      <w:marRight w:val="0"/>
      <w:marTop w:val="0"/>
      <w:marBottom w:val="0"/>
      <w:divBdr>
        <w:top w:val="none" w:sz="0" w:space="0" w:color="auto"/>
        <w:left w:val="none" w:sz="0" w:space="0" w:color="auto"/>
        <w:bottom w:val="none" w:sz="0" w:space="0" w:color="auto"/>
        <w:right w:val="none" w:sz="0" w:space="0" w:color="auto"/>
      </w:divBdr>
    </w:div>
    <w:div w:id="2086612388">
      <w:bodyDiv w:val="1"/>
      <w:marLeft w:val="0"/>
      <w:marRight w:val="0"/>
      <w:marTop w:val="0"/>
      <w:marBottom w:val="0"/>
      <w:divBdr>
        <w:top w:val="none" w:sz="0" w:space="0" w:color="auto"/>
        <w:left w:val="none" w:sz="0" w:space="0" w:color="auto"/>
        <w:bottom w:val="none" w:sz="0" w:space="0" w:color="auto"/>
        <w:right w:val="none" w:sz="0" w:space="0" w:color="auto"/>
      </w:divBdr>
    </w:div>
    <w:div w:id="214279637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image" Target="media/image10.png"/><Relationship Id="rId39" Type="http://schemas.openxmlformats.org/officeDocument/2006/relationships/image" Target="cid:image003.png@01D5123E.59D2B0B0" TargetMode="External"/><Relationship Id="rId21" Type="http://schemas.openxmlformats.org/officeDocument/2006/relationships/image" Target="media/image6.png"/><Relationship Id="rId34" Type="http://schemas.openxmlformats.org/officeDocument/2006/relationships/image" Target="media/image16.jpeg"/><Relationship Id="rId42" Type="http://schemas.openxmlformats.org/officeDocument/2006/relationships/image" Target="media/image21.png"/><Relationship Id="rId47" Type="http://schemas.openxmlformats.org/officeDocument/2006/relationships/fontTable" Target="fontTable.xml"/><Relationship Id="rId50" Type="http://schemas.microsoft.com/office/2019/05/relationships/documenttasks" Target="documenttasks/documenttasks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hyperlink" Target="https://help.sap.com/docs/cloud-integration/sap-cloud-integration/interaction-of-involved-integration-flows" TargetMode="External"/><Relationship Id="rId37" Type="http://schemas.openxmlformats.org/officeDocument/2006/relationships/image" Target="cid:image002.png@01D5123E.59D2B0B0" TargetMode="External"/><Relationship Id="rId40" Type="http://schemas.openxmlformats.org/officeDocument/2006/relationships/image" Target="media/image19.png"/><Relationship Id="rId45" Type="http://schemas.openxmlformats.org/officeDocument/2006/relationships/image" Target="media/image24.png"/><Relationship Id="rId5" Type="http://schemas.openxmlformats.org/officeDocument/2006/relationships/numbering" Target="numbering.xml"/><Relationship Id="rId15" Type="http://schemas.openxmlformats.org/officeDocument/2006/relationships/hyperlink" Target="https://servicestrm.sharepoint.com/:w:/r/sites/ProjectApollo/Shared%20Documents/Project%20Apollo%20-%20Delivery%20Team/00%20-%20Post%20Launch%20-%20Deloitte%20and%20Service%20Stream/01_PMO/30%20Deliverables/02%20Explore/E06%20-%20Integration%20Strategy/Project%20Apollo%20-%20E6%20-%20Integration%20Strategy%20v1.0.docx?d=w66c4fa3391ce4f5aaeb22c658731c96c&amp;csf=1&amp;web=1&amp;e=ZGwOTL" TargetMode="Externa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17.png"/><Relationship Id="rId49" Type="http://schemas.openxmlformats.org/officeDocument/2006/relationships/theme" Target="theme/theme1.xml"/><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hyperlink" Target="https://help.sap.com/docs/cloud-integration/sap-cloud-integration/sap-cloud-integration-handles-retry" TargetMode="External"/><Relationship Id="rId44"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ervicestream.atlassian.net/browse/ETF-111" TargetMode="Externa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cid:image001.jpg@01D5123E.59D2B0B0" TargetMode="External"/><Relationship Id="rId43" Type="http://schemas.openxmlformats.org/officeDocument/2006/relationships/image" Target="media/image22.png"/><Relationship Id="rId48" Type="http://schemas.microsoft.com/office/2011/relationships/people" Target="people.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header" Target="header1.xml"/><Relationship Id="rId17" Type="http://schemas.microsoft.com/office/2011/relationships/commentsExtended" Target="commentsExtended.xml"/><Relationship Id="rId25" Type="http://schemas.openxmlformats.org/officeDocument/2006/relationships/header" Target="header2.xml"/><Relationship Id="rId33" Type="http://schemas.openxmlformats.org/officeDocument/2006/relationships/image" Target="media/image15.png"/><Relationship Id="rId38" Type="http://schemas.openxmlformats.org/officeDocument/2006/relationships/image" Target="media/image18.png"/><Relationship Id="rId46" Type="http://schemas.openxmlformats.org/officeDocument/2006/relationships/image" Target="media/image25.png"/><Relationship Id="rId20" Type="http://schemas.openxmlformats.org/officeDocument/2006/relationships/image" Target="media/image5.pn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s>
</file>

<file path=word/_rels/foot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oyce\Library\CloudStorage\OneDrive-Deloitte(O365D)\Service%20Stream%20-%20General\01%20Prepare\00%20Deliverables\P06%20Project%20Management%20Plan\SS-PMO-P6-Draft%20Project%20Management%20Plan%20v1.dotx" TargetMode="External"/></Relationships>
</file>

<file path=word/documenttasks/documenttasks1.xml><?xml version="1.0" encoding="utf-8"?>
<t:Tasks xmlns:t="http://schemas.microsoft.com/office/tasks/2019/documenttasks" xmlns:oel="http://schemas.microsoft.com/office/2019/extlst">
  <t:Task id="{E01779B3-C2C6-4198-BD5A-FEE4465F7281}">
    <t:Anchor>
      <t:Comment id="758724215"/>
    </t:Anchor>
    <t:History>
      <t:Event id="{8C24ECB9-9893-4845-B041-AD84E209C801}" time="2026-04-16T01:41:00.624Z">
        <t:Attribution userId="S::William.Soehendra@servicestream.com.au::154453db-e56f-44e6-a197-bfbe92865cf8" userProvider="AD" userName="William Soehendra"/>
        <t:Anchor>
          <t:Comment id="758724215"/>
        </t:Anchor>
        <t:Create/>
      </t:Event>
      <t:Event id="{B0EBF93C-539A-4A7F-A1B1-D0010A3E55A8}" time="2026-04-16T01:41:00.624Z">
        <t:Attribution userId="S::William.Soehendra@servicestream.com.au::154453db-e56f-44e6-a197-bfbe92865cf8" userProvider="AD" userName="William Soehendra"/>
        <t:Anchor>
          <t:Comment id="758724215"/>
        </t:Anchor>
        <t:Assign userId="S::Rajesh.Sha@servicestream.com.au::e5c330cc-b689-46e8-96b3-c9831a0eef2d" userProvider="AD" userName="Rajesh Sha"/>
      </t:Event>
      <t:Event id="{033709D0-0C08-49C6-A3A6-9D2AE9558298}" time="2026-04-16T01:41:00.624Z">
        <t:Attribution userId="S::William.Soehendra@servicestream.com.au::154453db-e56f-44e6-a197-bfbe92865cf8" userProvider="AD" userName="William Soehendra"/>
        <t:Anchor>
          <t:Comment id="758724215"/>
        </t:Anchor>
        <t:SetTitle title="@Rajesh Sha Can you please fill in integration scope for MDFS/PIMS?"/>
      </t:Event>
      <t:Event id="{4AF10579-80D3-4ECC-A0B3-F92E44F492D2}" time="2026-04-16T13:05:19.858Z">
        <t:Attribution userId="S::Rajesh.Sha@servicestream.com.au::e5c330cc-b689-46e8-96b3-c9831a0eef2d" userProvider="AD" userName="Rajesh Sha"/>
        <t:Progress percentComplete="100"/>
      </t:Event>
    </t:History>
  </t:Task>
  <t:Task id="{99BB5CA9-61F2-4B5E-9D40-F7295F74AC66}">
    <t:Anchor>
      <t:Comment id="1232360563"/>
    </t:Anchor>
    <t:History>
      <t:Event id="{F29EC327-A487-4A24-B1AE-15CFAC882E09}" time="2026-04-16T13:09:41.511Z">
        <t:Attribution userId="S::Rajesh.Sha@servicestream.com.au::e5c330cc-b689-46e8-96b3-c9831a0eef2d" userProvider="AD" userName="Rajesh Sha"/>
        <t:Anchor>
          <t:Comment id="1232360563"/>
        </t:Anchor>
        <t:Create/>
      </t:Event>
      <t:Event id="{4D98012D-49BF-4D83-976E-903835F2783C}" time="2026-04-16T13:09:41.511Z">
        <t:Attribution userId="S::Rajesh.Sha@servicestream.com.au::e5c330cc-b689-46e8-96b3-c9831a0eef2d" userProvider="AD" userName="Rajesh Sha"/>
        <t:Anchor>
          <t:Comment id="1232360563"/>
        </t:Anchor>
        <t:Assign userId="S::William.Soehendra@servicestream.com.au::154453db-e56f-44e6-a197-bfbe92865cf8" userProvider="AD" userName="William Soehendra"/>
      </t:Event>
      <t:Event id="{ED1357B9-1FAE-45CE-B767-7A7B0396D98E}" time="2026-04-16T13:09:41.511Z">
        <t:Attribution userId="S::Rajesh.Sha@servicestream.com.au::e5c330cc-b689-46e8-96b3-c9831a0eef2d" userProvider="AD" userName="Rajesh Sha"/>
        <t:Anchor>
          <t:Comment id="1232360563"/>
        </t:Anchor>
        <t:SetTitle title="@William Soehendra Reviewed and updated"/>
      </t:Event>
      <t:Event id="{A8086020-04BF-4A64-99CB-2F7880A95FF5}" time="2026-04-16T13:18:59.828Z">
        <t:Attribution userId="S::Rajesh.Sha@servicestream.com.au::e5c330cc-b689-46e8-96b3-c9831a0eef2d" userProvider="AD" userName="Rajesh Sha"/>
        <t:Progress percentComplete="100"/>
      </t:Event>
    </t:History>
  </t:Task>
  <t:Task id="{AA08BFAE-C481-4538-9AA7-695F362BBB4F}">
    <t:Anchor>
      <t:Comment id="392873750"/>
    </t:Anchor>
    <t:History>
      <t:Event id="{2C3636D5-3D10-4FA4-9E25-D6B8D09F3FEA}" time="2026-04-16T13:17:46.478Z">
        <t:Attribution userId="S::Rajesh.Sha@servicestream.com.au::e5c330cc-b689-46e8-96b3-c9831a0eef2d" userProvider="AD" userName="Rajesh Sha"/>
        <t:Anchor>
          <t:Comment id="392873750"/>
        </t:Anchor>
        <t:Create/>
      </t:Event>
      <t:Event id="{20097D94-3A49-43CA-B8A1-00B21B441F9A}" time="2026-04-16T13:17:46.478Z">
        <t:Attribution userId="S::Rajesh.Sha@servicestream.com.au::e5c330cc-b689-46e8-96b3-c9831a0eef2d" userProvider="AD" userName="Rajesh Sha"/>
        <t:Anchor>
          <t:Comment id="392873750"/>
        </t:Anchor>
        <t:Assign userId="S::William.Soehendra@servicestream.com.au::154453db-e56f-44e6-a197-bfbe92865cf8" userProvider="AD" userName="William Soehendra"/>
      </t:Event>
      <t:Event id="{407CA280-FA62-4168-A46A-65F7F11C1572}" time="2026-04-16T13:17:46.478Z">
        <t:Attribution userId="S::Rajesh.Sha@servicestream.com.au::e5c330cc-b689-46e8-96b3-c9831a0eef2d" userProvider="AD" userName="Rajesh Sha"/>
        <t:Anchor>
          <t:Comment id="392873750"/>
        </t:Anchor>
        <t:SetTitle title="@William Soehendra Updated now"/>
      </t:Event>
      <t:Event id="{D952A12C-7C8D-49F7-B140-38422FBD03FA}" time="2026-04-16T13:18:52.544Z">
        <t:Attribution userId="S::Rajesh.Sha@servicestream.com.au::e5c330cc-b689-46e8-96b3-c9831a0eef2d" userProvider="AD" userName="Rajesh Sha"/>
        <t:Progress percentComplete="100"/>
      </t:Event>
    </t:History>
  </t:Task>
  <t:Task id="{ECCD0324-0BEA-4196-A816-66BC904A684F}">
    <t:Anchor>
      <t:Comment id="808436896"/>
    </t:Anchor>
    <t:History>
      <t:Event id="{2FBB3490-1D62-4951-ACFE-2C9D476480DE}" time="2026-04-16T03:47:47.158Z">
        <t:Attribution userId="S::William.Soehendra@servicestream.com.au::154453db-e56f-44e6-a197-bfbe92865cf8" userProvider="AD" userName="William Soehendra"/>
        <t:Anchor>
          <t:Comment id="808436896"/>
        </t:Anchor>
        <t:Create/>
      </t:Event>
      <t:Event id="{950F829E-7E66-4CE3-AACA-DB52C72FBA2A}" time="2026-04-16T03:47:47.158Z">
        <t:Attribution userId="S::William.Soehendra@servicestream.com.au::154453db-e56f-44e6-a197-bfbe92865cf8" userProvider="AD" userName="William Soehendra"/>
        <t:Anchor>
          <t:Comment id="808436896"/>
        </t:Anchor>
        <t:Assign userId="S::Rajesh.Sha@servicestream.com.au::e5c330cc-b689-46e8-96b3-c9831a0eef2d" userProvider="AD" userName="Rajesh Sha"/>
      </t:Event>
      <t:Event id="{C3CBF316-A4FC-46C4-B444-A3D24BAAB4A6}" time="2026-04-16T03:47:47.158Z">
        <t:Attribution userId="S::William.Soehendra@servicestream.com.au::154453db-e56f-44e6-a197-bfbe92865cf8" userProvider="AD" userName="William Soehendra"/>
        <t:Anchor>
          <t:Comment id="808436896"/>
        </t:Anchor>
        <t:SetTitle title="@Rajesh Sha Can you please add the MDFS/PIMS interfaces here?"/>
      </t:Event>
      <t:Event id="{D1747B8E-9350-4F2D-BE54-DC57C8D85C0A}" time="2026-04-16T13:07:50.661Z">
        <t:Attribution userId="S::Rajesh.Sha@servicestream.com.au::e5c330cc-b689-46e8-96b3-c9831a0eef2d" userProvider="AD" userName="Rajesh Sha"/>
        <t:Anchor>
          <t:Comment id="1233756481"/>
        </t:Anchor>
        <t:UnassignAll/>
      </t:Event>
      <t:Event id="{5CB3AA49-1236-4B02-BBC2-F67F471369C0}" time="2026-04-16T13:07:50.661Z">
        <t:Attribution userId="S::Rajesh.Sha@servicestream.com.au::e5c330cc-b689-46e8-96b3-c9831a0eef2d" userProvider="AD" userName="Rajesh Sha"/>
        <t:Anchor>
          <t:Comment id="1233756481"/>
        </t:Anchor>
        <t:Assign userId="S::William.Soehendra@servicestream.com.au::154453db-e56f-44e6-a197-bfbe92865cf8" userProvider="AD" userName="William Soehendra"/>
      </t:Event>
      <t:Event id="{DAC33B16-0555-4AEE-87B7-103BF475EE89}" time="2026-04-16T13:19:04.792Z">
        <t:Attribution userId="S::Rajesh.Sha@servicestream.com.au::e5c330cc-b689-46e8-96b3-c9831a0eef2d" userProvider="AD" userName="Rajesh Sha"/>
        <t:Progress percentComplete="100"/>
      </t:Event>
    </t:History>
  </t:Task>
</t:Tasks>
</file>

<file path=word/theme/theme1.xml><?xml version="1.0" encoding="utf-8"?>
<a:theme xmlns:a="http://schemas.openxmlformats.org/drawingml/2006/main" name="ServiceStream">
  <a:themeElements>
    <a:clrScheme name="Service Stream">
      <a:dk1>
        <a:srgbClr val="1E1E1E"/>
      </a:dk1>
      <a:lt1>
        <a:srgbClr val="FFFFFF"/>
      </a:lt1>
      <a:dk2>
        <a:srgbClr val="D6CDBF"/>
      </a:dk2>
      <a:lt2>
        <a:srgbClr val="1E1E1E"/>
      </a:lt2>
      <a:accent1>
        <a:srgbClr val="17E09C"/>
      </a:accent1>
      <a:accent2>
        <a:srgbClr val="00C0FF"/>
      </a:accent2>
      <a:accent3>
        <a:srgbClr val="0083FF"/>
      </a:accent3>
      <a:accent4>
        <a:srgbClr val="00D2FC"/>
      </a:accent4>
      <a:accent5>
        <a:srgbClr val="6C6CFF"/>
      </a:accent5>
      <a:accent6>
        <a:srgbClr val="FF84B4"/>
      </a:accent6>
      <a:hlink>
        <a:srgbClr val="0070C0"/>
      </a:hlink>
      <a:folHlink>
        <a:srgbClr val="7030A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Lst>
    <a:ext uri="{05A4C25C-085E-4340-85A3-A5531E510DB2}">
      <thm15:themeFamily xmlns:thm15="http://schemas.microsoft.com/office/thememl/2012/main" name="ServiceStream" id="{A71C4D4E-E098-452D-B908-433AB3AD6E49}" vid="{F1EF8B41-8F08-4937-BEC8-612463048F9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98b1e29-0ef0-4e77-a2a8-151dbbc9168a">
      <Terms xmlns="http://schemas.microsoft.com/office/infopath/2007/PartnerControls"/>
    </lcf76f155ced4ddcb4097134ff3c332f>
    <TaxCatchAll xmlns="13200648-c482-4fe9-b7a1-96a547474d31"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4025878315A004AB1F58E1546F67836" ma:contentTypeVersion="14" ma:contentTypeDescription="Create a new document." ma:contentTypeScope="" ma:versionID="cbafd3d905c48bdc268b29353482f8ea">
  <xsd:schema xmlns:xsd="http://www.w3.org/2001/XMLSchema" xmlns:xs="http://www.w3.org/2001/XMLSchema" xmlns:p="http://schemas.microsoft.com/office/2006/metadata/properties" xmlns:ns1="http://schemas.microsoft.com/sharepoint/v3" xmlns:ns2="698b1e29-0ef0-4e77-a2a8-151dbbc9168a" xmlns:ns3="13200648-c482-4fe9-b7a1-96a547474d31" targetNamespace="http://schemas.microsoft.com/office/2006/metadata/properties" ma:root="true" ma:fieldsID="50273da84399737497474dc63b280261" ns1:_="" ns2:_="" ns3:_="">
    <xsd:import namespace="http://schemas.microsoft.com/sharepoint/v3"/>
    <xsd:import namespace="698b1e29-0ef0-4e77-a2a8-151dbbc9168a"/>
    <xsd:import namespace="13200648-c482-4fe9-b7a1-96a547474d3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8b1e29-0ef0-4e77-a2a8-151dbbc916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4caaf7f-a10f-4351-a59d-0b91ff4ef03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200648-c482-4fe9-b7a1-96a547474d3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e075beb-6a3f-412e-910f-b6b1d3bb43c6}" ma:internalName="TaxCatchAll" ma:showField="CatchAllData" ma:web="13200648-c482-4fe9-b7a1-96a547474d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83C471-C0AC-4AAE-A4C1-C4B3F9EBFD03}">
  <ds:schemaRefs>
    <ds:schemaRef ds:uri="http://schemas.microsoft.com/office/2006/metadata/properties"/>
    <ds:schemaRef ds:uri="http://schemas.microsoft.com/office/infopath/2007/PartnerControls"/>
    <ds:schemaRef ds:uri="698b1e29-0ef0-4e77-a2a8-151dbbc9168a"/>
    <ds:schemaRef ds:uri="13200648-c482-4fe9-b7a1-96a547474d31"/>
    <ds:schemaRef ds:uri="http://schemas.microsoft.com/sharepoint/v3"/>
  </ds:schemaRefs>
</ds:datastoreItem>
</file>

<file path=customXml/itemProps2.xml><?xml version="1.0" encoding="utf-8"?>
<ds:datastoreItem xmlns:ds="http://schemas.openxmlformats.org/officeDocument/2006/customXml" ds:itemID="{6C359629-F2CD-4BB9-A0C2-61D06A6C8E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98b1e29-0ef0-4e77-a2a8-151dbbc9168a"/>
    <ds:schemaRef ds:uri="13200648-c482-4fe9-b7a1-96a547474d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0A6C63-1EC5-43D5-AFA9-D579F3298354}">
  <ds:schemaRefs>
    <ds:schemaRef ds:uri="http://schemas.openxmlformats.org/officeDocument/2006/bibliography"/>
  </ds:schemaRefs>
</ds:datastoreItem>
</file>

<file path=customXml/itemProps4.xml><?xml version="1.0" encoding="utf-8"?>
<ds:datastoreItem xmlns:ds="http://schemas.openxmlformats.org/officeDocument/2006/customXml" ds:itemID="{F528A76A-2743-42B0-AD0D-BAE91A106AF6}">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Privileged" siteId="{36da45f1-dd2c-4d1f-af13-5abe46b99921}" removed="0"/>
</clbl:labelList>
</file>

<file path=docProps/app.xml><?xml version="1.0" encoding="utf-8"?>
<Properties xmlns="http://schemas.openxmlformats.org/officeDocument/2006/extended-properties" xmlns:vt="http://schemas.openxmlformats.org/officeDocument/2006/docPropsVTypes">
  <Template>SS-PMO-P6-Draft Project Management Plan v1</Template>
  <TotalTime>240</TotalTime>
  <Pages>37</Pages>
  <Words>10188</Words>
  <Characters>58078</Characters>
  <Application>Microsoft Office Word</Application>
  <DocSecurity>0</DocSecurity>
  <Lines>483</Lines>
  <Paragraphs>136</Paragraphs>
  <ScaleCrop>false</ScaleCrop>
  <Company/>
  <LinksUpToDate>false</LinksUpToDate>
  <CharactersWithSpaces>68130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Royce, Amy</dc:creator>
  <cp:keywords/>
  <dc:description/>
  <cp:lastModifiedBy>Deborah Gallagher</cp:lastModifiedBy>
  <cp:revision>918</cp:revision>
  <cp:lastPrinted>2026-04-28T16:20:00Z</cp:lastPrinted>
  <dcterms:created xsi:type="dcterms:W3CDTF">2026-02-09T04:31:00Z</dcterms:created>
  <dcterms:modified xsi:type="dcterms:W3CDTF">2026-08-17T04:59:00Z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800</vt:r8>
  </property>
  <property fmtid="{D5CDD505-2E9C-101B-9397-08002B2CF9AE}" pid="3" name="xd_Signature">
    <vt:bool>false</vt:bool>
  </property>
  <property fmtid="{D5CDD505-2E9C-101B-9397-08002B2CF9AE}" pid="4" name="xd_ProgID">
    <vt:lpwstr/>
  </property>
  <property fmtid="{D5CDD505-2E9C-101B-9397-08002B2CF9AE}" pid="5" name="ContentTypeId">
    <vt:lpwstr>0x01010004025878315A004AB1F58E1546F67836</vt:lpwstr>
  </property>
  <property fmtid="{D5CDD505-2E9C-101B-9397-08002B2CF9AE}" pid="6" name="ComplianceAssetId">
    <vt:lpwstr/>
  </property>
  <property fmtid="{D5CDD505-2E9C-101B-9397-08002B2CF9AE}" pid="7" name="TemplateUrl">
    <vt:lpwstr/>
  </property>
  <property fmtid="{D5CDD505-2E9C-101B-9397-08002B2CF9AE}" pid="8" name="_dlc_DocIdItemGuid">
    <vt:lpwstr>01720949-9c55-4bf7-8106-fd55c24750e5</vt:lpwstr>
  </property>
  <property fmtid="{D5CDD505-2E9C-101B-9397-08002B2CF9AE}" pid="9" name="_ExtendedDescription">
    <vt:lpwstr/>
  </property>
  <property fmtid="{D5CDD505-2E9C-101B-9397-08002B2CF9AE}" pid="10" name="TriggerFlowInfo">
    <vt:lpwstr/>
  </property>
  <property fmtid="{D5CDD505-2E9C-101B-9397-08002B2CF9AE}" pid="11" name="MediaServiceImageTags">
    <vt:lpwstr/>
  </property>
  <property fmtid="{D5CDD505-2E9C-101B-9397-08002B2CF9AE}" pid="12" name="MSIP_Label_2b47cb10-e007-4293-ae6c-08823582fcbf_Enabled">
    <vt:lpwstr>true</vt:lpwstr>
  </property>
  <property fmtid="{D5CDD505-2E9C-101B-9397-08002B2CF9AE}" pid="13" name="MSIP_Label_2b47cb10-e007-4293-ae6c-08823582fcbf_SetDate">
    <vt:lpwstr>2026-01-29T22:31:49Z</vt:lpwstr>
  </property>
  <property fmtid="{D5CDD505-2E9C-101B-9397-08002B2CF9AE}" pid="14" name="MSIP_Label_2b47cb10-e007-4293-ae6c-08823582fcbf_Method">
    <vt:lpwstr>Standard</vt:lpwstr>
  </property>
  <property fmtid="{D5CDD505-2E9C-101B-9397-08002B2CF9AE}" pid="15" name="MSIP_Label_2b47cb10-e007-4293-ae6c-08823582fcbf_Name">
    <vt:lpwstr>GBIS-IN-CONFIDENCE</vt:lpwstr>
  </property>
  <property fmtid="{D5CDD505-2E9C-101B-9397-08002B2CF9AE}" pid="16" name="MSIP_Label_2b47cb10-e007-4293-ae6c-08823582fcbf_SiteId">
    <vt:lpwstr>ac1df4be-765d-4ffc-8dfd-21d263d4a049</vt:lpwstr>
  </property>
  <property fmtid="{D5CDD505-2E9C-101B-9397-08002B2CF9AE}" pid="17" name="MSIP_Label_2b47cb10-e007-4293-ae6c-08823582fcbf_ActionId">
    <vt:lpwstr>b8f2eec1-9e0f-4bf5-8ec0-0fe46fc4b6a6</vt:lpwstr>
  </property>
  <property fmtid="{D5CDD505-2E9C-101B-9397-08002B2CF9AE}" pid="18" name="MSIP_Label_2b47cb10-e007-4293-ae6c-08823582fcbf_ContentBits">
    <vt:lpwstr>0</vt:lpwstr>
  </property>
  <property fmtid="{D5CDD505-2E9C-101B-9397-08002B2CF9AE}" pid="19" name="MSIP_Label_2b47cb10-e007-4293-ae6c-08823582fcbf_Tag">
    <vt:lpwstr>10, 3, 0, 2</vt:lpwstr>
  </property>
  <property fmtid="{D5CDD505-2E9C-101B-9397-08002B2CF9AE}" pid="20" name="docLang">
    <vt:lpwstr>en</vt:lpwstr>
  </property>
</Properties>
</file>